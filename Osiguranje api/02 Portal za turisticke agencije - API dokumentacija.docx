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687EAD" w14:textId="77777777" w:rsidR="00583A22" w:rsidRPr="00162A7C" w:rsidRDefault="00583A22" w:rsidP="0033691D">
      <w:pPr>
        <w:pStyle w:val="TitleMain"/>
        <w:rPr>
          <w:lang w:val="sr-Latn-RS"/>
        </w:rPr>
      </w:pPr>
    </w:p>
    <w:p w14:paraId="77D08112" w14:textId="77777777" w:rsidR="00583A22" w:rsidRPr="00162A7C" w:rsidRDefault="00583A22" w:rsidP="0033691D">
      <w:pPr>
        <w:pStyle w:val="TitleMain"/>
        <w:rPr>
          <w:lang w:val="sr-Latn-RS"/>
        </w:rPr>
      </w:pPr>
    </w:p>
    <w:p w14:paraId="14F481A8" w14:textId="6E2EDB88" w:rsidR="00583A22" w:rsidRDefault="00583A22" w:rsidP="0033691D">
      <w:pPr>
        <w:pStyle w:val="TitleMain"/>
        <w:rPr>
          <w:lang w:val="sr-Latn-RS"/>
        </w:rPr>
      </w:pPr>
    </w:p>
    <w:p w14:paraId="6A31C1B2" w14:textId="4D63656A" w:rsidR="00590564" w:rsidRPr="000D0EF9" w:rsidRDefault="00590564" w:rsidP="00590564">
      <w:pPr>
        <w:pStyle w:val="TitleMain"/>
        <w:rPr>
          <w:lang w:val="sr-Latn-RS"/>
        </w:rPr>
      </w:pPr>
      <w:r w:rsidRPr="000D0EF9">
        <w:rPr>
          <w:lang w:val="sr-Latn-RS"/>
        </w:rPr>
        <w:t xml:space="preserve">Uputstvo za </w:t>
      </w:r>
      <w:r>
        <w:rPr>
          <w:lang w:val="sr-Latn-RS"/>
        </w:rPr>
        <w:t>korišćenje API servisa</w:t>
      </w:r>
      <w:r w:rsidRPr="000D0EF9">
        <w:rPr>
          <w:lang w:val="sr-Latn-RS"/>
        </w:rPr>
        <w:t xml:space="preserve"> </w:t>
      </w:r>
      <w:r w:rsidRPr="000D0EF9">
        <w:rPr>
          <w:lang w:val="sr-Latn-RS"/>
        </w:rPr>
        <w:br/>
        <w:t>Portala za turističke agencije</w:t>
      </w:r>
    </w:p>
    <w:p w14:paraId="11E0B4D1" w14:textId="1D9AF45C" w:rsidR="00590564" w:rsidRPr="000D0EF9" w:rsidRDefault="00590564" w:rsidP="00590564">
      <w:pPr>
        <w:pStyle w:val="TitleMain"/>
        <w:rPr>
          <w:sz w:val="28"/>
          <w:szCs w:val="28"/>
          <w:lang w:val="sr-Latn-RS"/>
        </w:rPr>
      </w:pPr>
      <w:r w:rsidRPr="000D0EF9">
        <w:rPr>
          <w:sz w:val="28"/>
          <w:szCs w:val="28"/>
          <w:lang w:val="sr-Latn-RS"/>
        </w:rPr>
        <w:t xml:space="preserve">Korisnička uloga: </w:t>
      </w:r>
      <w:r>
        <w:rPr>
          <w:sz w:val="28"/>
          <w:szCs w:val="28"/>
          <w:lang w:val="sr-Latn-RS"/>
        </w:rPr>
        <w:t>API Osiguravač, API Turistička agencija</w:t>
      </w:r>
    </w:p>
    <w:p w14:paraId="74855FA8" w14:textId="77777777" w:rsidR="00590564" w:rsidRPr="000D0EF9" w:rsidRDefault="00590564" w:rsidP="00590564">
      <w:pPr>
        <w:pStyle w:val="TitleMain"/>
        <w:rPr>
          <w:sz w:val="28"/>
          <w:szCs w:val="28"/>
          <w:lang w:val="sr-Latn-RS"/>
        </w:rPr>
      </w:pPr>
    </w:p>
    <w:p w14:paraId="3BB3B6E7" w14:textId="0AC40F3F" w:rsidR="00590564" w:rsidRPr="000D0EF9" w:rsidRDefault="00590564" w:rsidP="00590564">
      <w:pPr>
        <w:pStyle w:val="TitleMain"/>
        <w:rPr>
          <w:color w:val="808080" w:themeColor="background1" w:themeShade="80"/>
          <w:sz w:val="28"/>
          <w:szCs w:val="28"/>
          <w:lang w:val="sr-Latn-RS"/>
        </w:rPr>
      </w:pPr>
      <w:r w:rsidRPr="000D0EF9">
        <w:rPr>
          <w:color w:val="808080" w:themeColor="background1" w:themeShade="80"/>
          <w:sz w:val="28"/>
          <w:szCs w:val="28"/>
          <w:lang w:val="sr-Latn-RS"/>
        </w:rPr>
        <w:t>Verzija: 1.</w:t>
      </w:r>
      <w:r>
        <w:rPr>
          <w:color w:val="808080" w:themeColor="background1" w:themeShade="80"/>
          <w:sz w:val="28"/>
          <w:szCs w:val="28"/>
          <w:lang w:val="sr-Latn-RS"/>
        </w:rPr>
        <w:t>0</w:t>
      </w:r>
      <w:r w:rsidRPr="000D0EF9">
        <w:rPr>
          <w:color w:val="808080" w:themeColor="background1" w:themeShade="80"/>
          <w:sz w:val="28"/>
          <w:szCs w:val="28"/>
          <w:lang w:val="sr-Latn-RS"/>
        </w:rPr>
        <w:br/>
        <w:t xml:space="preserve">Datum: </w:t>
      </w:r>
      <w:r>
        <w:rPr>
          <w:color w:val="808080" w:themeColor="background1" w:themeShade="80"/>
          <w:sz w:val="28"/>
          <w:szCs w:val="28"/>
          <w:lang w:val="sr-Latn-RS"/>
        </w:rPr>
        <w:t>16</w:t>
      </w:r>
      <w:r w:rsidRPr="000D0EF9">
        <w:rPr>
          <w:color w:val="808080" w:themeColor="background1" w:themeShade="80"/>
          <w:sz w:val="28"/>
          <w:szCs w:val="28"/>
          <w:lang w:val="sr-Latn-RS"/>
        </w:rPr>
        <w:t>.0</w:t>
      </w:r>
      <w:r>
        <w:rPr>
          <w:color w:val="808080" w:themeColor="background1" w:themeShade="80"/>
          <w:sz w:val="28"/>
          <w:szCs w:val="28"/>
          <w:lang w:val="sr-Latn-RS"/>
        </w:rPr>
        <w:t>3</w:t>
      </w:r>
      <w:r w:rsidRPr="000D0EF9">
        <w:rPr>
          <w:color w:val="808080" w:themeColor="background1" w:themeShade="80"/>
          <w:sz w:val="28"/>
          <w:szCs w:val="28"/>
          <w:lang w:val="sr-Latn-RS"/>
        </w:rPr>
        <w:t>.2020</w:t>
      </w:r>
    </w:p>
    <w:p w14:paraId="0CD9B042" w14:textId="77777777" w:rsidR="00740735" w:rsidRPr="00162A7C" w:rsidRDefault="00740735" w:rsidP="004446E9">
      <w:pPr>
        <w:tabs>
          <w:tab w:val="left" w:pos="680"/>
        </w:tabs>
        <w:spacing w:after="0"/>
        <w:rPr>
          <w:lang w:val="sr-Latn-RS"/>
        </w:rPr>
        <w:sectPr w:rsidR="00740735" w:rsidRPr="00162A7C" w:rsidSect="009B30E7">
          <w:type w:val="continuous"/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9C6EDF" w14:textId="77777777" w:rsidR="00C726DE" w:rsidRPr="00162A7C" w:rsidRDefault="00C726DE" w:rsidP="00C726DE">
      <w:pPr>
        <w:tabs>
          <w:tab w:val="left" w:pos="680"/>
        </w:tabs>
        <w:spacing w:after="0"/>
        <w:rPr>
          <w:lang w:val="sr-Latn-RS"/>
        </w:rPr>
      </w:pPr>
    </w:p>
    <w:p w14:paraId="55564950" w14:textId="77777777" w:rsidR="00C726DE" w:rsidRPr="00162A7C" w:rsidRDefault="00C726DE" w:rsidP="00C726DE">
      <w:pPr>
        <w:tabs>
          <w:tab w:val="left" w:pos="680"/>
        </w:tabs>
        <w:spacing w:after="0"/>
        <w:rPr>
          <w:lang w:val="sr-Latn-RS"/>
        </w:rPr>
      </w:pPr>
    </w:p>
    <w:p w14:paraId="6A4755E8" w14:textId="77777777" w:rsidR="00C726DE" w:rsidRPr="00162A7C" w:rsidRDefault="00C726DE" w:rsidP="00C726DE">
      <w:pPr>
        <w:tabs>
          <w:tab w:val="left" w:pos="680"/>
        </w:tabs>
        <w:spacing w:after="0"/>
        <w:rPr>
          <w:lang w:val="sr-Latn-RS"/>
        </w:rPr>
      </w:pPr>
    </w:p>
    <w:p w14:paraId="4DB788EF" w14:textId="77777777" w:rsidR="00C726DE" w:rsidRPr="00162A7C" w:rsidRDefault="00C726DE" w:rsidP="00C726DE">
      <w:pPr>
        <w:tabs>
          <w:tab w:val="left" w:pos="680"/>
        </w:tabs>
        <w:spacing w:after="0"/>
        <w:rPr>
          <w:lang w:val="sr-Latn-RS"/>
        </w:rPr>
      </w:pPr>
    </w:p>
    <w:p w14:paraId="150D28FF" w14:textId="77777777" w:rsidR="00C726DE" w:rsidRPr="00162A7C" w:rsidRDefault="00C726DE" w:rsidP="00C726DE">
      <w:pPr>
        <w:tabs>
          <w:tab w:val="left" w:pos="680"/>
        </w:tabs>
        <w:spacing w:after="0"/>
        <w:rPr>
          <w:lang w:val="sr-Latn-RS"/>
        </w:rPr>
      </w:pPr>
    </w:p>
    <w:p w14:paraId="34EA6EE4" w14:textId="77777777" w:rsidR="00C726DE" w:rsidRPr="00162A7C" w:rsidRDefault="00C726DE" w:rsidP="00C726DE">
      <w:pPr>
        <w:tabs>
          <w:tab w:val="left" w:pos="680"/>
        </w:tabs>
        <w:spacing w:after="0"/>
        <w:rPr>
          <w:lang w:val="sr-Latn-RS"/>
        </w:rPr>
      </w:pPr>
    </w:p>
    <w:p w14:paraId="20ACF9C5" w14:textId="77777777" w:rsidR="00C726DE" w:rsidRPr="00B0300F" w:rsidRDefault="00C726DE" w:rsidP="00C726DE">
      <w:pPr>
        <w:tabs>
          <w:tab w:val="left" w:pos="680"/>
        </w:tabs>
        <w:spacing w:after="0"/>
        <w:rPr>
          <w:rFonts w:cs="Arial"/>
        </w:rPr>
      </w:pPr>
    </w:p>
    <w:p w14:paraId="26F6C559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63FDA572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4C0F682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49BDA8E0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0C047670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22407118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D3F675C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246CEC65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01B5AC79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31A63FE7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51EE3F43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3BFDBC9D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039B39F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0AC9369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479FE2E9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5BD0CE39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748448C8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1E905F6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33967806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2E8746DD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6B6471B" w14:textId="526C8CDC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2964BBB3" w14:textId="77777777" w:rsidR="000A5CFE" w:rsidRPr="00162A7C" w:rsidRDefault="000A5CF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69D2A0D6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50711D43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E7C8648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2A38440F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4B97CD5D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19AE416E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4D10C7DE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6E599D6B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7EF8F4A0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2FCD878D" w14:textId="77777777" w:rsidR="00C726DE" w:rsidRPr="00162A7C" w:rsidRDefault="00C726DE" w:rsidP="00C726DE">
      <w:pPr>
        <w:tabs>
          <w:tab w:val="left" w:pos="680"/>
        </w:tabs>
        <w:spacing w:after="0"/>
        <w:rPr>
          <w:rFonts w:cs="Arial"/>
          <w:lang w:val="sr-Latn-RS"/>
        </w:rPr>
      </w:pPr>
    </w:p>
    <w:p w14:paraId="7AD5F593" w14:textId="77777777" w:rsidR="00C726DE" w:rsidRPr="00162A7C" w:rsidRDefault="00C726DE" w:rsidP="00C726DE">
      <w:pPr>
        <w:tabs>
          <w:tab w:val="left" w:pos="680"/>
        </w:tabs>
        <w:spacing w:after="0"/>
        <w:ind w:firstLine="0"/>
        <w:rPr>
          <w:rStyle w:val="TitleSmall"/>
          <w:rFonts w:asciiTheme="minorHAnsi" w:hAnsiTheme="minorHAnsi"/>
          <w:color w:val="C00000"/>
          <w:lang w:val="sr-Latn-RS"/>
        </w:rPr>
      </w:pPr>
      <w:r w:rsidRPr="00162A7C">
        <w:rPr>
          <w:rStyle w:val="TitleSmall"/>
          <w:rFonts w:asciiTheme="minorHAnsi" w:hAnsiTheme="minorHAnsi"/>
          <w:color w:val="C00000"/>
          <w:lang w:val="sr-Latn-RS"/>
        </w:rPr>
        <w:t>Napomena:</w:t>
      </w:r>
    </w:p>
    <w:p w14:paraId="7D3B01EF" w14:textId="726EC2FD" w:rsidR="00C726DE" w:rsidRPr="00162A7C" w:rsidRDefault="00C726DE" w:rsidP="00C726DE">
      <w:pPr>
        <w:tabs>
          <w:tab w:val="left" w:pos="680"/>
        </w:tabs>
        <w:spacing w:after="0"/>
        <w:ind w:firstLine="0"/>
        <w:rPr>
          <w:lang w:val="sr-Latn-RS"/>
        </w:rPr>
      </w:pPr>
      <w:r w:rsidRPr="00162A7C">
        <w:rPr>
          <w:lang w:val="sr-Latn-RS"/>
        </w:rPr>
        <w:t>Ovaj dokument ima ograničenu upotrebu i zabranjeno je njegovo objavljivanje u celini ili delovima bez pismenog odobrenja</w:t>
      </w:r>
      <w:r w:rsidR="000A5CFE" w:rsidRPr="00162A7C">
        <w:rPr>
          <w:lang w:val="sr-Latn-RS"/>
        </w:rPr>
        <w:t xml:space="preserve"> Udruženja osiguravača Srbije i</w:t>
      </w:r>
      <w:r w:rsidR="00583A22" w:rsidRPr="00162A7C">
        <w:rPr>
          <w:lang w:val="sr-Latn-RS"/>
        </w:rPr>
        <w:t xml:space="preserve"> </w:t>
      </w:r>
      <w:r w:rsidRPr="00162A7C">
        <w:rPr>
          <w:lang w:val="sr-Latn-RS"/>
        </w:rPr>
        <w:fldChar w:fldCharType="begin"/>
      </w:r>
      <w:r w:rsidRPr="00162A7C">
        <w:rPr>
          <w:lang w:val="sr-Latn-RS"/>
        </w:rPr>
        <w:instrText xml:space="preserve"> DOCPROPERTY  Company  \* MERGEFORMAT </w:instrText>
      </w:r>
      <w:r w:rsidRPr="00162A7C">
        <w:rPr>
          <w:lang w:val="sr-Latn-RS"/>
        </w:rPr>
        <w:fldChar w:fldCharType="separate"/>
      </w:r>
      <w:r w:rsidRPr="00162A7C">
        <w:rPr>
          <w:lang w:val="sr-Latn-RS"/>
        </w:rPr>
        <w:t>Quiddita d.o.o. Beograd</w:t>
      </w:r>
      <w:r w:rsidRPr="00162A7C">
        <w:rPr>
          <w:lang w:val="sr-Latn-RS"/>
        </w:rPr>
        <w:fldChar w:fldCharType="end"/>
      </w:r>
      <w:r w:rsidRPr="00162A7C">
        <w:rPr>
          <w:lang w:val="sr-Latn-RS"/>
        </w:rPr>
        <w:t xml:space="preserve">, kao i korišćenje u druge svrhe osim za potrebe </w:t>
      </w:r>
      <w:r w:rsidR="00583A22" w:rsidRPr="00162A7C">
        <w:rPr>
          <w:lang w:val="sr-Latn-RS"/>
        </w:rPr>
        <w:t>realizacije predmetnog projekta</w:t>
      </w:r>
      <w:r w:rsidRPr="00162A7C">
        <w:rPr>
          <w:lang w:val="sr-Latn-RS"/>
        </w:rPr>
        <w:t>.</w:t>
      </w:r>
    </w:p>
    <w:p w14:paraId="5BC61FA4" w14:textId="77777777" w:rsidR="00C726DE" w:rsidRPr="00162A7C" w:rsidRDefault="00C726DE" w:rsidP="00C726DE">
      <w:pPr>
        <w:tabs>
          <w:tab w:val="left" w:pos="680"/>
        </w:tabs>
        <w:spacing w:after="0"/>
        <w:ind w:firstLine="0"/>
        <w:rPr>
          <w:lang w:val="sr-Latn-RS"/>
        </w:rPr>
      </w:pPr>
    </w:p>
    <w:p w14:paraId="3693C294" w14:textId="5682F38B" w:rsidR="00C726DE" w:rsidRPr="00162A7C" w:rsidRDefault="00C726DE" w:rsidP="00C726DE">
      <w:pPr>
        <w:spacing w:after="0"/>
        <w:ind w:firstLine="0"/>
        <w:jc w:val="center"/>
        <w:rPr>
          <w:rFonts w:cs="Arial"/>
          <w:b/>
          <w:color w:val="C00000"/>
          <w:sz w:val="40"/>
          <w:szCs w:val="40"/>
          <w:lang w:val="sr-Latn-RS"/>
        </w:rPr>
      </w:pPr>
      <w:r w:rsidRPr="00162A7C">
        <w:rPr>
          <w:lang w:val="sr-Latn-RS"/>
        </w:rPr>
        <w:t>Copyright © 20</w:t>
      </w:r>
      <w:r w:rsidR="00A47ECC" w:rsidRPr="00162A7C">
        <w:rPr>
          <w:lang w:val="sr-Latn-RS"/>
        </w:rPr>
        <w:t>20</w:t>
      </w:r>
      <w:r w:rsidR="000A5CFE" w:rsidRPr="00162A7C">
        <w:rPr>
          <w:lang w:val="sr-Latn-RS"/>
        </w:rPr>
        <w:t xml:space="preserve"> Udruženja osiguravača Srbije &amp;</w:t>
      </w:r>
      <w:r w:rsidR="00583A22" w:rsidRPr="00162A7C">
        <w:rPr>
          <w:lang w:val="sr-Latn-RS"/>
        </w:rPr>
        <w:t xml:space="preserve"> </w:t>
      </w:r>
      <w:r w:rsidRPr="00162A7C">
        <w:rPr>
          <w:lang w:val="sr-Latn-RS"/>
        </w:rPr>
        <w:fldChar w:fldCharType="begin"/>
      </w:r>
      <w:r w:rsidRPr="00162A7C">
        <w:rPr>
          <w:lang w:val="sr-Latn-RS"/>
        </w:rPr>
        <w:instrText xml:space="preserve"> DOCPROPERTY  Company  \* MERGEFORMAT </w:instrText>
      </w:r>
      <w:r w:rsidRPr="00162A7C">
        <w:rPr>
          <w:lang w:val="sr-Latn-RS"/>
        </w:rPr>
        <w:fldChar w:fldCharType="separate"/>
      </w:r>
      <w:r w:rsidRPr="00162A7C">
        <w:rPr>
          <w:lang w:val="sr-Latn-RS"/>
        </w:rPr>
        <w:t>Quiddita d.o.o. Beograd</w:t>
      </w:r>
      <w:r w:rsidRPr="00162A7C">
        <w:rPr>
          <w:lang w:val="sr-Latn-RS"/>
        </w:rPr>
        <w:fldChar w:fldCharType="end"/>
      </w:r>
      <w:r w:rsidRPr="00162A7C">
        <w:rPr>
          <w:lang w:val="sr-Latn-RS"/>
        </w:rPr>
        <w:t>.</w:t>
      </w:r>
      <w:r w:rsidR="00583A22" w:rsidRPr="00162A7C">
        <w:rPr>
          <w:lang w:val="sr-Latn-RS"/>
        </w:rPr>
        <w:br/>
      </w:r>
      <w:r w:rsidRPr="00162A7C">
        <w:rPr>
          <w:lang w:val="sr-Latn-RS"/>
        </w:rPr>
        <w:t>Sva prava zadržana</w:t>
      </w:r>
      <w:r w:rsidRPr="00162A7C">
        <w:rPr>
          <w:rFonts w:cs="Arial"/>
          <w:b/>
          <w:color w:val="C00000"/>
          <w:sz w:val="40"/>
          <w:szCs w:val="40"/>
          <w:lang w:val="sr-Latn-RS"/>
        </w:rPr>
        <w:t xml:space="preserve"> </w:t>
      </w:r>
      <w:r w:rsidRPr="00162A7C">
        <w:rPr>
          <w:rFonts w:cs="Arial"/>
          <w:b/>
          <w:color w:val="C00000"/>
          <w:sz w:val="40"/>
          <w:szCs w:val="40"/>
          <w:lang w:val="sr-Latn-RS"/>
        </w:rPr>
        <w:br w:type="page"/>
      </w:r>
    </w:p>
    <w:p w14:paraId="2E953CE0" w14:textId="77777777" w:rsidR="00583A22" w:rsidRPr="00162A7C" w:rsidRDefault="00583A22" w:rsidP="00583A22">
      <w:pPr>
        <w:tabs>
          <w:tab w:val="left" w:pos="680"/>
        </w:tabs>
        <w:spacing w:after="0"/>
        <w:ind w:firstLine="0"/>
        <w:rPr>
          <w:rFonts w:cs="Arial"/>
          <w:b/>
          <w:color w:val="C00000"/>
          <w:sz w:val="40"/>
          <w:szCs w:val="40"/>
          <w:lang w:val="sr-Latn-RS"/>
        </w:rPr>
      </w:pPr>
      <w:r w:rsidRPr="00162A7C">
        <w:rPr>
          <w:rFonts w:cs="Arial"/>
          <w:b/>
          <w:color w:val="C00000"/>
          <w:sz w:val="40"/>
          <w:szCs w:val="40"/>
          <w:lang w:val="sr-Latn-RS"/>
        </w:rPr>
        <w:lastRenderedPageBreak/>
        <w:t>Verzije dokumenta</w:t>
      </w:r>
    </w:p>
    <w:p w14:paraId="2E4D3079" w14:textId="77777777" w:rsidR="00583A22" w:rsidRPr="00162A7C" w:rsidRDefault="00583A22" w:rsidP="00583A22">
      <w:pPr>
        <w:ind w:firstLine="0"/>
        <w:rPr>
          <w:lang w:val="sr-Latn-RS"/>
        </w:rPr>
      </w:pPr>
    </w:p>
    <w:tbl>
      <w:tblPr>
        <w:tblStyle w:val="TableGrid"/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51"/>
        <w:gridCol w:w="1276"/>
        <w:gridCol w:w="5386"/>
        <w:gridCol w:w="1559"/>
      </w:tblGrid>
      <w:tr w:rsidR="00583A22" w:rsidRPr="00162A7C" w14:paraId="2A67496E" w14:textId="77777777" w:rsidTr="004119D6">
        <w:trPr>
          <w:trHeight w:val="413"/>
        </w:trPr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624961CB" w14:textId="77777777" w:rsidR="00583A22" w:rsidRPr="00162A7C" w:rsidRDefault="00583A22" w:rsidP="004119D6">
            <w:pPr>
              <w:spacing w:before="60" w:after="60"/>
              <w:ind w:firstLine="0"/>
              <w:jc w:val="center"/>
              <w:rPr>
                <w:b/>
                <w:sz w:val="20"/>
                <w:szCs w:val="20"/>
                <w:lang w:val="sr-Latn-RS"/>
              </w:rPr>
            </w:pPr>
            <w:r w:rsidRPr="00162A7C">
              <w:rPr>
                <w:b/>
                <w:sz w:val="20"/>
                <w:szCs w:val="20"/>
                <w:lang w:val="sr-Latn-RS"/>
              </w:rPr>
              <w:t>Verzija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439840C" w14:textId="77777777" w:rsidR="00583A22" w:rsidRPr="00162A7C" w:rsidRDefault="00583A22" w:rsidP="004119D6">
            <w:pPr>
              <w:spacing w:before="60" w:after="60"/>
              <w:ind w:firstLine="0"/>
              <w:jc w:val="center"/>
              <w:rPr>
                <w:b/>
                <w:sz w:val="20"/>
                <w:szCs w:val="20"/>
                <w:lang w:val="sr-Latn-RS"/>
              </w:rPr>
            </w:pPr>
            <w:r w:rsidRPr="00162A7C">
              <w:rPr>
                <w:b/>
                <w:sz w:val="20"/>
                <w:szCs w:val="20"/>
                <w:lang w:val="sr-Latn-RS"/>
              </w:rPr>
              <w:t>Datum</w:t>
            </w:r>
          </w:p>
        </w:tc>
        <w:tc>
          <w:tcPr>
            <w:tcW w:w="5386" w:type="dxa"/>
            <w:shd w:val="clear" w:color="auto" w:fill="F2F2F2" w:themeFill="background1" w:themeFillShade="F2"/>
            <w:vAlign w:val="center"/>
          </w:tcPr>
          <w:p w14:paraId="1D8B93AF" w14:textId="77777777" w:rsidR="00583A22" w:rsidRPr="00162A7C" w:rsidRDefault="00583A22" w:rsidP="004119D6">
            <w:pPr>
              <w:spacing w:before="60" w:after="60"/>
              <w:ind w:firstLine="0"/>
              <w:jc w:val="center"/>
              <w:rPr>
                <w:b/>
                <w:sz w:val="20"/>
                <w:szCs w:val="20"/>
                <w:lang w:val="sr-Latn-RS"/>
              </w:rPr>
            </w:pPr>
            <w:r w:rsidRPr="00162A7C">
              <w:rPr>
                <w:b/>
                <w:sz w:val="20"/>
                <w:szCs w:val="20"/>
                <w:lang w:val="sr-Latn-RS"/>
              </w:rPr>
              <w:t>Opis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EAD5374" w14:textId="77777777" w:rsidR="00583A22" w:rsidRPr="00162A7C" w:rsidRDefault="00583A22" w:rsidP="004119D6">
            <w:pPr>
              <w:spacing w:before="60" w:after="60"/>
              <w:ind w:firstLine="0"/>
              <w:jc w:val="center"/>
              <w:rPr>
                <w:b/>
                <w:sz w:val="20"/>
                <w:szCs w:val="20"/>
                <w:lang w:val="sr-Latn-RS"/>
              </w:rPr>
            </w:pPr>
            <w:r w:rsidRPr="00162A7C">
              <w:rPr>
                <w:b/>
                <w:sz w:val="20"/>
                <w:szCs w:val="20"/>
                <w:lang w:val="sr-Latn-RS"/>
              </w:rPr>
              <w:t>Autor</w:t>
            </w:r>
          </w:p>
        </w:tc>
      </w:tr>
      <w:tr w:rsidR="00583A22" w:rsidRPr="00162A7C" w14:paraId="1D25CC48" w14:textId="77777777" w:rsidTr="004119D6">
        <w:trPr>
          <w:trHeight w:val="363"/>
        </w:trPr>
        <w:tc>
          <w:tcPr>
            <w:tcW w:w="851" w:type="dxa"/>
          </w:tcPr>
          <w:p w14:paraId="5778D4F4" w14:textId="7136D008" w:rsidR="00583A22" w:rsidRPr="00162A7C" w:rsidRDefault="00A2777A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1</w:t>
            </w:r>
            <w:r w:rsidR="00583A22" w:rsidRPr="00162A7C">
              <w:rPr>
                <w:sz w:val="20"/>
                <w:szCs w:val="20"/>
                <w:lang w:val="sr-Latn-RS"/>
              </w:rPr>
              <w:t>.</w:t>
            </w:r>
            <w:r>
              <w:rPr>
                <w:sz w:val="20"/>
                <w:szCs w:val="20"/>
                <w:lang w:val="sr-Latn-RS"/>
              </w:rPr>
              <w:t>0</w:t>
            </w:r>
          </w:p>
        </w:tc>
        <w:tc>
          <w:tcPr>
            <w:tcW w:w="1276" w:type="dxa"/>
          </w:tcPr>
          <w:p w14:paraId="518E863B" w14:textId="3FC75159" w:rsidR="00583A22" w:rsidRPr="00162A7C" w:rsidRDefault="00A2777A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16</w:t>
            </w:r>
            <w:r w:rsidR="00583A22" w:rsidRPr="00162A7C">
              <w:rPr>
                <w:sz w:val="20"/>
                <w:szCs w:val="20"/>
                <w:lang w:val="sr-Latn-RS"/>
              </w:rPr>
              <w:t>.</w:t>
            </w:r>
            <w:r w:rsidR="00A47ECC" w:rsidRPr="00162A7C">
              <w:rPr>
                <w:sz w:val="20"/>
                <w:szCs w:val="20"/>
                <w:lang w:val="sr-Latn-RS"/>
              </w:rPr>
              <w:t>0</w:t>
            </w:r>
            <w:r>
              <w:rPr>
                <w:sz w:val="20"/>
                <w:szCs w:val="20"/>
                <w:lang w:val="sr-Latn-RS"/>
              </w:rPr>
              <w:t>3</w:t>
            </w:r>
            <w:r w:rsidR="00583A22" w:rsidRPr="00162A7C">
              <w:rPr>
                <w:sz w:val="20"/>
                <w:szCs w:val="20"/>
                <w:lang w:val="sr-Latn-RS"/>
              </w:rPr>
              <w:t>.20</w:t>
            </w:r>
            <w:r w:rsidR="00A47ECC" w:rsidRPr="00162A7C">
              <w:rPr>
                <w:sz w:val="20"/>
                <w:szCs w:val="20"/>
                <w:lang w:val="sr-Latn-RS"/>
              </w:rPr>
              <w:t>20</w:t>
            </w:r>
          </w:p>
        </w:tc>
        <w:tc>
          <w:tcPr>
            <w:tcW w:w="5386" w:type="dxa"/>
          </w:tcPr>
          <w:p w14:paraId="63C06D5B" w14:textId="68B62B38" w:rsidR="00583A22" w:rsidRPr="00162A7C" w:rsidRDefault="00300579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  <w:r w:rsidRPr="00162A7C">
              <w:rPr>
                <w:sz w:val="20"/>
                <w:szCs w:val="20"/>
                <w:lang w:val="sr-Latn-RS"/>
              </w:rPr>
              <w:t xml:space="preserve">Inicijalna verzija </w:t>
            </w:r>
            <w:r w:rsidR="00460829" w:rsidRPr="00162A7C">
              <w:rPr>
                <w:sz w:val="20"/>
                <w:szCs w:val="20"/>
                <w:lang w:val="sr-Latn-RS"/>
              </w:rPr>
              <w:t>dokumenta.</w:t>
            </w:r>
          </w:p>
        </w:tc>
        <w:tc>
          <w:tcPr>
            <w:tcW w:w="1559" w:type="dxa"/>
          </w:tcPr>
          <w:p w14:paraId="683039C9" w14:textId="54543627" w:rsidR="00583A22" w:rsidRPr="00162A7C" w:rsidRDefault="00A47ECC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  <w:r w:rsidRPr="00162A7C">
              <w:rPr>
                <w:sz w:val="20"/>
                <w:szCs w:val="20"/>
                <w:lang w:val="sr-Latn-RS"/>
              </w:rPr>
              <w:t>Marin Markić</w:t>
            </w:r>
          </w:p>
        </w:tc>
      </w:tr>
      <w:tr w:rsidR="00862165" w:rsidRPr="00162A7C" w14:paraId="5EA7556E" w14:textId="77777777" w:rsidTr="004119D6">
        <w:trPr>
          <w:trHeight w:val="363"/>
        </w:trPr>
        <w:tc>
          <w:tcPr>
            <w:tcW w:w="851" w:type="dxa"/>
          </w:tcPr>
          <w:p w14:paraId="4E1AAE16" w14:textId="22454644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70956A37" w14:textId="3485D486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2F18B339" w14:textId="37CBE4D4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61A05344" w14:textId="24167062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  <w:tr w:rsidR="00862165" w:rsidRPr="00162A7C" w14:paraId="355816E0" w14:textId="77777777" w:rsidTr="004119D6">
        <w:trPr>
          <w:trHeight w:val="363"/>
        </w:trPr>
        <w:tc>
          <w:tcPr>
            <w:tcW w:w="851" w:type="dxa"/>
          </w:tcPr>
          <w:p w14:paraId="54855538" w14:textId="0BE23180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1A2333A4" w14:textId="7F91C36D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5380DC70" w14:textId="16033B30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1195A7EE" w14:textId="15026D64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  <w:tr w:rsidR="00862165" w:rsidRPr="00162A7C" w14:paraId="03D917CB" w14:textId="77777777" w:rsidTr="004119D6">
        <w:trPr>
          <w:trHeight w:val="363"/>
        </w:trPr>
        <w:tc>
          <w:tcPr>
            <w:tcW w:w="851" w:type="dxa"/>
          </w:tcPr>
          <w:p w14:paraId="0F7258CF" w14:textId="6EB435A0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30C5B0FA" w14:textId="52DC7653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2B232E01" w14:textId="5970AE52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7FA8A544" w14:textId="19AE9401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  <w:tr w:rsidR="00862165" w:rsidRPr="00162A7C" w14:paraId="2809706B" w14:textId="77777777" w:rsidTr="004119D6">
        <w:trPr>
          <w:trHeight w:val="363"/>
        </w:trPr>
        <w:tc>
          <w:tcPr>
            <w:tcW w:w="851" w:type="dxa"/>
          </w:tcPr>
          <w:p w14:paraId="3A72846A" w14:textId="295556A4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564E9CCA" w14:textId="43658969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20E1D9C3" w14:textId="531E1056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136BC24B" w14:textId="54F8428D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  <w:tr w:rsidR="00862165" w:rsidRPr="00162A7C" w14:paraId="598D7B2A" w14:textId="77777777" w:rsidTr="004119D6">
        <w:trPr>
          <w:trHeight w:val="363"/>
        </w:trPr>
        <w:tc>
          <w:tcPr>
            <w:tcW w:w="851" w:type="dxa"/>
          </w:tcPr>
          <w:p w14:paraId="0D2A830E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32F25CD2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16DFA8A0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1D54CEC7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  <w:tr w:rsidR="00862165" w:rsidRPr="00162A7C" w14:paraId="78E4182E" w14:textId="77777777" w:rsidTr="004119D6">
        <w:trPr>
          <w:trHeight w:val="363"/>
        </w:trPr>
        <w:tc>
          <w:tcPr>
            <w:tcW w:w="851" w:type="dxa"/>
          </w:tcPr>
          <w:p w14:paraId="23BAD00E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50CC5BBD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4AE83368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4908FD24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  <w:tr w:rsidR="00862165" w:rsidRPr="00162A7C" w14:paraId="3EBC9B36" w14:textId="77777777" w:rsidTr="004119D6">
        <w:trPr>
          <w:trHeight w:val="363"/>
        </w:trPr>
        <w:tc>
          <w:tcPr>
            <w:tcW w:w="851" w:type="dxa"/>
          </w:tcPr>
          <w:p w14:paraId="61808F33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276" w:type="dxa"/>
          </w:tcPr>
          <w:p w14:paraId="1C028659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5386" w:type="dxa"/>
          </w:tcPr>
          <w:p w14:paraId="27E8D09C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  <w:tc>
          <w:tcPr>
            <w:tcW w:w="1559" w:type="dxa"/>
          </w:tcPr>
          <w:p w14:paraId="2997C711" w14:textId="77777777" w:rsidR="00862165" w:rsidRPr="00162A7C" w:rsidRDefault="00862165" w:rsidP="004119D6">
            <w:pPr>
              <w:spacing w:before="60" w:after="60"/>
              <w:ind w:firstLine="0"/>
              <w:rPr>
                <w:sz w:val="20"/>
                <w:szCs w:val="20"/>
                <w:lang w:val="sr-Latn-RS"/>
              </w:rPr>
            </w:pPr>
          </w:p>
        </w:tc>
      </w:tr>
    </w:tbl>
    <w:p w14:paraId="649B3DC2" w14:textId="77777777" w:rsidR="00583A22" w:rsidRPr="00162A7C" w:rsidRDefault="00583A22" w:rsidP="00583A22">
      <w:pPr>
        <w:ind w:firstLine="0"/>
        <w:rPr>
          <w:lang w:val="sr-Latn-RS"/>
        </w:rPr>
      </w:pPr>
    </w:p>
    <w:p w14:paraId="329D1ED5" w14:textId="77777777" w:rsidR="00583A22" w:rsidRPr="00162A7C" w:rsidRDefault="00583A22" w:rsidP="00583A22">
      <w:pPr>
        <w:ind w:firstLine="0"/>
        <w:rPr>
          <w:lang w:val="sr-Latn-RS"/>
        </w:rPr>
      </w:pPr>
    </w:p>
    <w:p w14:paraId="3D449E96" w14:textId="77777777" w:rsidR="00583A22" w:rsidRPr="00162A7C" w:rsidRDefault="00583A22">
      <w:pPr>
        <w:spacing w:after="0"/>
        <w:ind w:firstLine="0"/>
        <w:jc w:val="left"/>
        <w:rPr>
          <w:rFonts w:cs="Arial"/>
          <w:b/>
          <w:color w:val="C00000"/>
          <w:sz w:val="40"/>
          <w:szCs w:val="40"/>
          <w:lang w:val="sr-Latn-RS"/>
        </w:rPr>
      </w:pPr>
      <w:r w:rsidRPr="00162A7C">
        <w:rPr>
          <w:rFonts w:cs="Arial"/>
          <w:b/>
          <w:color w:val="C00000"/>
          <w:sz w:val="40"/>
          <w:szCs w:val="40"/>
          <w:lang w:val="sr-Latn-RS"/>
        </w:rPr>
        <w:br w:type="page"/>
      </w:r>
    </w:p>
    <w:p w14:paraId="0CE4F18A" w14:textId="50B4A5AC" w:rsidR="004D11AF" w:rsidRPr="00162A7C" w:rsidRDefault="00C908E4" w:rsidP="005257A4">
      <w:pPr>
        <w:tabs>
          <w:tab w:val="left" w:pos="680"/>
        </w:tabs>
        <w:spacing w:after="0"/>
        <w:ind w:firstLine="0"/>
        <w:rPr>
          <w:rFonts w:cs="Arial"/>
          <w:b/>
          <w:color w:val="C00000"/>
          <w:sz w:val="40"/>
          <w:szCs w:val="40"/>
          <w:lang w:val="sr-Latn-RS"/>
        </w:rPr>
      </w:pPr>
      <w:r w:rsidRPr="00162A7C">
        <w:rPr>
          <w:rFonts w:cs="Arial"/>
          <w:b/>
          <w:color w:val="C00000"/>
          <w:sz w:val="40"/>
          <w:szCs w:val="40"/>
          <w:lang w:val="sr-Latn-RS"/>
        </w:rPr>
        <w:lastRenderedPageBreak/>
        <w:t>Sadržaj</w:t>
      </w:r>
    </w:p>
    <w:p w14:paraId="62CB20A4" w14:textId="77777777" w:rsidR="004D11AF" w:rsidRPr="00162A7C" w:rsidRDefault="004D11AF" w:rsidP="002F5CA3">
      <w:pPr>
        <w:tabs>
          <w:tab w:val="left" w:pos="680"/>
        </w:tabs>
        <w:spacing w:after="40" w:line="264" w:lineRule="auto"/>
        <w:ind w:firstLine="0"/>
        <w:rPr>
          <w:rFonts w:cs="Arial"/>
          <w:lang w:val="sr-Latn-RS"/>
        </w:rPr>
      </w:pPr>
      <w:bookmarkStart w:id="0" w:name="_Toc144161560"/>
      <w:bookmarkStart w:id="1" w:name="_Toc144170469"/>
      <w:bookmarkStart w:id="2" w:name="_Toc144170627"/>
      <w:bookmarkStart w:id="3" w:name="_Toc144187405"/>
    </w:p>
    <w:p w14:paraId="7274F0F2" w14:textId="561B11AC" w:rsidR="000F6359" w:rsidRPr="00162A7C" w:rsidRDefault="004D11AF">
      <w:pPr>
        <w:pStyle w:val="TOC1"/>
        <w:tabs>
          <w:tab w:val="left" w:pos="1200"/>
          <w:tab w:val="right" w:leader="dot" w:pos="901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sr-Latn-RS"/>
        </w:rPr>
      </w:pPr>
      <w:r w:rsidRPr="00162A7C">
        <w:rPr>
          <w:rFonts w:cs="Arial"/>
          <w:b w:val="0"/>
          <w:bCs w:val="0"/>
          <w:caps w:val="0"/>
          <w:sz w:val="22"/>
          <w:szCs w:val="22"/>
          <w:lang w:val="sr-Latn-RS"/>
        </w:rPr>
        <w:fldChar w:fldCharType="begin"/>
      </w:r>
      <w:r w:rsidRPr="00162A7C">
        <w:rPr>
          <w:rFonts w:cs="Arial"/>
          <w:b w:val="0"/>
          <w:bCs w:val="0"/>
          <w:caps w:val="0"/>
          <w:sz w:val="22"/>
          <w:szCs w:val="22"/>
          <w:lang w:val="sr-Latn-RS"/>
        </w:rPr>
        <w:instrText xml:space="preserve"> TOC \o "1-3" \h \z \u </w:instrText>
      </w:r>
      <w:r w:rsidRPr="00162A7C">
        <w:rPr>
          <w:rFonts w:cs="Arial"/>
          <w:b w:val="0"/>
          <w:bCs w:val="0"/>
          <w:caps w:val="0"/>
          <w:sz w:val="22"/>
          <w:szCs w:val="22"/>
          <w:lang w:val="sr-Latn-RS"/>
        </w:rPr>
        <w:fldChar w:fldCharType="separate"/>
      </w:r>
      <w:hyperlink w:anchor="_Toc35256204" w:history="1">
        <w:r w:rsidR="000F6359" w:rsidRPr="00162A7C">
          <w:rPr>
            <w:rStyle w:val="Hyperlink"/>
            <w:noProof/>
            <w:lang w:val="sr-Latn-RS"/>
          </w:rPr>
          <w:t>1</w:t>
        </w:r>
        <w:r w:rsidR="000F6359" w:rsidRPr="00162A7C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/>
          </w:rPr>
          <w:t>Uvod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_Toc35256204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5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0B4C6A3B" w14:textId="03C3EC90" w:rsidR="000F6359" w:rsidRPr="00162A7C" w:rsidRDefault="00E45C1E">
      <w:pPr>
        <w:pStyle w:val="TOC1"/>
        <w:tabs>
          <w:tab w:val="left" w:pos="1200"/>
          <w:tab w:val="right" w:leader="dot" w:pos="901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sr-Latn-RS"/>
        </w:rPr>
      </w:pPr>
      <w:hyperlink w:anchor="_Toc35256205" w:history="1">
        <w:r w:rsidR="000F6359" w:rsidRPr="00162A7C">
          <w:rPr>
            <w:rStyle w:val="Hyperlink"/>
            <w:noProof/>
            <w:lang w:val="sr-Latn-RS" w:eastAsia="zh-CN"/>
          </w:rPr>
          <w:t>2</w:t>
        </w:r>
        <w:r w:rsidR="000F6359" w:rsidRPr="00162A7C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Osnovne informacije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_Toc35256205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5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0D9405B8" w14:textId="7C9C72CA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06" w:history="1">
        <w:r w:rsidR="000F6359" w:rsidRPr="00162A7C">
          <w:rPr>
            <w:rStyle w:val="Hyperlink"/>
            <w:noProof/>
            <w:lang w:val="sr-Latn-RS" w:eastAsia="zh-CN"/>
          </w:rPr>
          <w:t>2.1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Spisak metoda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_Toc35256206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5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02AC24BC" w14:textId="7DB10528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07" w:history="1">
        <w:r w:rsidR="000F6359" w:rsidRPr="00162A7C">
          <w:rPr>
            <w:rStyle w:val="Hyperlink"/>
            <w:noProof/>
            <w:lang w:val="sr-Latn-RS" w:eastAsia="zh-CN"/>
          </w:rPr>
          <w:t>2.2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Autentifikacija i autorizacija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_Toc35256207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7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2109FF50" w14:textId="1181FC4A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08" w:history="1">
        <w:r w:rsidR="000F6359" w:rsidRPr="00162A7C">
          <w:rPr>
            <w:rStyle w:val="Hyperlink"/>
            <w:noProof/>
            <w:lang w:val="sr-Latn-RS" w:eastAsia="zh-CN"/>
          </w:rPr>
          <w:t>2.3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Rukovanje greškama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_Toc35256208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7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179470B1" w14:textId="304B28D0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09" w:history="1">
        <w:r w:rsidR="000F6359" w:rsidRPr="00162A7C">
          <w:rPr>
            <w:rStyle w:val="Hyperlink"/>
            <w:noProof/>
            <w:lang w:val="sr-Latn-RS" w:eastAsia="zh-CN"/>
          </w:rPr>
          <w:t>2.4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Obrada rezultata kroz HTTP Statuse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_Toc35256209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8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34B3EB80" w14:textId="683C07BC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10" w:history="1">
        <w:r w:rsidR="000F6359" w:rsidRPr="00162A7C">
          <w:rPr>
            <w:rStyle w:val="Hyperlink"/>
            <w:noProof/>
            <w:lang w:val="sr-Latn-RS" w:eastAsia="zh-CN"/>
          </w:rPr>
          <w:t>2.5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Pretraživanje i sortiranje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_Toc35256210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9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755E65FD" w14:textId="795DF372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11" w:history="1">
        <w:r w:rsidR="000F6359" w:rsidRPr="00162A7C">
          <w:rPr>
            <w:rStyle w:val="Hyperlink"/>
            <w:noProof/>
            <w:lang w:val="sr-Latn-RS" w:eastAsia="zh-CN"/>
          </w:rPr>
          <w:t>2.6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Swagger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_Toc35256211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9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417B889B" w14:textId="22AD7866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12" w:history="1">
        <w:r w:rsidR="000F6359" w:rsidRPr="00162A7C">
          <w:rPr>
            <w:rStyle w:val="Hyperlink"/>
            <w:noProof/>
            <w:lang w:val="sr-Latn-RS" w:eastAsia="zh-CN"/>
          </w:rPr>
          <w:t>2.7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Tehnička dokumentacija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_Toc35256212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9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3B347927" w14:textId="0E709787" w:rsidR="000F6359" w:rsidRPr="00162A7C" w:rsidRDefault="00E45C1E">
      <w:pPr>
        <w:pStyle w:val="TOC1"/>
        <w:tabs>
          <w:tab w:val="left" w:pos="1200"/>
          <w:tab w:val="right" w:leader="dot" w:pos="9017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sr-Latn-RS"/>
        </w:rPr>
      </w:pPr>
      <w:hyperlink w:anchor="_Toc35256213" w:history="1">
        <w:r w:rsidR="000F6359" w:rsidRPr="00162A7C">
          <w:rPr>
            <w:rStyle w:val="Hyperlink"/>
            <w:noProof/>
            <w:lang w:val="sr-Latn-RS" w:eastAsia="zh-CN"/>
          </w:rPr>
          <w:t>3</w:t>
        </w:r>
        <w:r w:rsidR="000F6359" w:rsidRPr="00162A7C">
          <w:rPr>
            <w:rFonts w:eastAsiaTheme="minorEastAsia" w:cstheme="minorBidi"/>
            <w:b w:val="0"/>
            <w:bCs w:val="0"/>
            <w: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Primer integracije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_Toc35256213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9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671894A6" w14:textId="3E145CC8" w:rsidR="000F6359" w:rsidRPr="00162A7C" w:rsidRDefault="00E45C1E">
      <w:pPr>
        <w:pStyle w:val="TOC2"/>
        <w:rPr>
          <w:rFonts w:eastAsiaTheme="minorEastAsia" w:cstheme="minorBidi"/>
          <w:smallCaps w:val="0"/>
          <w:noProof/>
          <w:sz w:val="22"/>
          <w:szCs w:val="22"/>
          <w:lang w:val="sr-Latn-RS"/>
        </w:rPr>
      </w:pPr>
      <w:hyperlink w:anchor="_Toc35256214" w:history="1">
        <w:r w:rsidR="000F6359" w:rsidRPr="00162A7C">
          <w:rPr>
            <w:rStyle w:val="Hyperlink"/>
            <w:noProof/>
            <w:lang w:val="sr-Latn-RS" w:eastAsia="zh-CN"/>
          </w:rPr>
          <w:t>3.1</w:t>
        </w:r>
        <w:r w:rsidR="000F6359" w:rsidRPr="00162A7C">
          <w:rPr>
            <w:rFonts w:eastAsiaTheme="minorEastAsia" w:cstheme="minorBidi"/>
            <w:smallCaps w:val="0"/>
            <w:noProof/>
            <w:sz w:val="22"/>
            <w:szCs w:val="22"/>
            <w:lang w:val="sr-Latn-RS"/>
          </w:rPr>
          <w:tab/>
        </w:r>
        <w:r w:rsidR="000F6359" w:rsidRPr="00162A7C">
          <w:rPr>
            <w:rStyle w:val="Hyperlink"/>
            <w:noProof/>
            <w:lang w:val="sr-Latn-RS" w:eastAsia="zh-CN"/>
          </w:rPr>
          <w:t>Integracija u .NET</w:t>
        </w:r>
        <w:r w:rsidR="000F6359" w:rsidRPr="00162A7C">
          <w:rPr>
            <w:noProof/>
            <w:webHidden/>
            <w:lang w:val="sr-Latn-RS"/>
          </w:rPr>
          <w:tab/>
        </w:r>
        <w:r w:rsidR="000F6359" w:rsidRPr="00162A7C">
          <w:rPr>
            <w:noProof/>
            <w:webHidden/>
            <w:lang w:val="sr-Latn-RS"/>
          </w:rPr>
          <w:fldChar w:fldCharType="begin"/>
        </w:r>
        <w:r w:rsidR="000F6359" w:rsidRPr="00162A7C">
          <w:rPr>
            <w:noProof/>
            <w:webHidden/>
            <w:lang w:val="sr-Latn-RS"/>
          </w:rPr>
          <w:instrText xml:space="preserve"> PAGEREF _Toc35256214 \h </w:instrText>
        </w:r>
        <w:r w:rsidR="000F6359" w:rsidRPr="00162A7C">
          <w:rPr>
            <w:noProof/>
            <w:webHidden/>
            <w:lang w:val="sr-Latn-RS"/>
          </w:rPr>
        </w:r>
        <w:r w:rsidR="000F6359" w:rsidRPr="00162A7C">
          <w:rPr>
            <w:noProof/>
            <w:webHidden/>
            <w:lang w:val="sr-Latn-RS"/>
          </w:rPr>
          <w:fldChar w:fldCharType="separate"/>
        </w:r>
        <w:r w:rsidR="000F6359" w:rsidRPr="00162A7C">
          <w:rPr>
            <w:noProof/>
            <w:webHidden/>
            <w:lang w:val="sr-Latn-RS"/>
          </w:rPr>
          <w:t>9</w:t>
        </w:r>
        <w:r w:rsidR="000F6359" w:rsidRPr="00162A7C">
          <w:rPr>
            <w:noProof/>
            <w:webHidden/>
            <w:lang w:val="sr-Latn-RS"/>
          </w:rPr>
          <w:fldChar w:fldCharType="end"/>
        </w:r>
      </w:hyperlink>
    </w:p>
    <w:p w14:paraId="3E61DDD8" w14:textId="350B8916" w:rsidR="001C029A" w:rsidRPr="00162A7C" w:rsidRDefault="004D11AF" w:rsidP="00CB0717">
      <w:pPr>
        <w:tabs>
          <w:tab w:val="left" w:pos="454"/>
          <w:tab w:val="left" w:pos="680"/>
          <w:tab w:val="right" w:leader="dot" w:pos="8845"/>
          <w:tab w:val="right" w:leader="dot" w:pos="8902"/>
        </w:tabs>
        <w:spacing w:after="0"/>
        <w:ind w:firstLine="0"/>
        <w:rPr>
          <w:rFonts w:cs="Arial"/>
          <w:lang w:val="sr-Latn-RS"/>
        </w:rPr>
      </w:pPr>
      <w:r w:rsidRPr="00162A7C">
        <w:rPr>
          <w:rFonts w:cs="Arial"/>
          <w:b/>
          <w:bCs/>
          <w:caps/>
          <w:sz w:val="22"/>
          <w:szCs w:val="22"/>
          <w:lang w:val="sr-Latn-RS"/>
        </w:rPr>
        <w:fldChar w:fldCharType="end"/>
      </w:r>
      <w:r w:rsidR="001C029A" w:rsidRPr="00162A7C">
        <w:rPr>
          <w:rFonts w:cs="Arial"/>
          <w:lang w:val="sr-Latn-RS"/>
        </w:rPr>
        <w:br w:type="page"/>
      </w:r>
    </w:p>
    <w:p w14:paraId="523AF20A" w14:textId="06F29701" w:rsidR="005046FB" w:rsidRPr="00162A7C" w:rsidRDefault="00916260" w:rsidP="00151123">
      <w:pPr>
        <w:pStyle w:val="Heading1"/>
        <w:rPr>
          <w:lang w:val="sr-Latn-RS"/>
        </w:rPr>
      </w:pPr>
      <w:bookmarkStart w:id="4" w:name="_Toc35256204"/>
      <w:r w:rsidRPr="00162A7C">
        <w:rPr>
          <w:lang w:val="sr-Latn-RS"/>
        </w:rPr>
        <w:lastRenderedPageBreak/>
        <w:t>Uvod</w:t>
      </w:r>
      <w:bookmarkEnd w:id="4"/>
    </w:p>
    <w:p w14:paraId="5DC23A8B" w14:textId="22F7937D" w:rsidR="0017072C" w:rsidRPr="00162A7C" w:rsidRDefault="00BF25FF" w:rsidP="0017072C">
      <w:pPr>
        <w:rPr>
          <w:lang w:val="sr-Latn-RS" w:eastAsia="zh-CN"/>
        </w:rPr>
      </w:pPr>
      <w:r w:rsidRPr="00162A7C">
        <w:rPr>
          <w:lang w:val="sr-Latn-RS"/>
        </w:rPr>
        <w:t xml:space="preserve">Predmet ovog dokumenta je </w:t>
      </w:r>
      <w:r w:rsidR="00465843" w:rsidRPr="00162A7C">
        <w:rPr>
          <w:lang w:val="sr-Latn-RS"/>
        </w:rPr>
        <w:t>dokumentacija za povezivanje i korišćenje Web servisa portala za turističke agencije</w:t>
      </w:r>
      <w:r w:rsidR="00422AA5" w:rsidRPr="00162A7C">
        <w:rPr>
          <w:lang w:val="sr-Latn-RS"/>
        </w:rPr>
        <w:t xml:space="preserve"> (u nastavku API)</w:t>
      </w:r>
      <w:r w:rsidR="00465843" w:rsidRPr="00162A7C">
        <w:rPr>
          <w:lang w:val="sr-Latn-RS"/>
        </w:rPr>
        <w:t xml:space="preserve">. Ovo uputstvo treba koristiti uz </w:t>
      </w:r>
      <w:r w:rsidR="00323588" w:rsidRPr="00162A7C">
        <w:rPr>
          <w:lang w:val="sr-Latn-RS"/>
        </w:rPr>
        <w:t xml:space="preserve">odgovarajuće </w:t>
      </w:r>
      <w:r w:rsidR="00465843" w:rsidRPr="00162A7C">
        <w:rPr>
          <w:lang w:val="sr-Latn-RS"/>
        </w:rPr>
        <w:t xml:space="preserve">uputstvo za </w:t>
      </w:r>
      <w:r w:rsidR="00323588" w:rsidRPr="00162A7C">
        <w:rPr>
          <w:lang w:val="sr-Latn-RS"/>
        </w:rPr>
        <w:t xml:space="preserve">korišćenje aplikacije koje opisuje poslovna pravila, validacije i značenja metoda i polja. </w:t>
      </w:r>
      <w:r w:rsidR="0017072C" w:rsidRPr="00162A7C">
        <w:rPr>
          <w:lang w:val="sr-Latn-RS"/>
        </w:rPr>
        <w:t xml:space="preserve">Sledeće poglavlje definiše </w:t>
      </w:r>
      <w:r w:rsidR="0017072C" w:rsidRPr="00162A7C">
        <w:rPr>
          <w:lang w:val="sr-Latn-RS" w:eastAsia="zh-CN"/>
        </w:rPr>
        <w:t xml:space="preserve">spisak </w:t>
      </w:r>
      <w:r w:rsidR="00AA619D" w:rsidRPr="00162A7C">
        <w:rPr>
          <w:lang w:val="sr-Latn-RS" w:eastAsia="zh-CN"/>
        </w:rPr>
        <w:t xml:space="preserve">API </w:t>
      </w:r>
      <w:r w:rsidR="0017072C" w:rsidRPr="00162A7C">
        <w:rPr>
          <w:lang w:val="sr-Latn-RS" w:eastAsia="zh-CN"/>
        </w:rPr>
        <w:t xml:space="preserve">metoda i prikazuje osnovne informacije </w:t>
      </w:r>
      <w:r w:rsidR="00AA619D" w:rsidRPr="00162A7C">
        <w:rPr>
          <w:lang w:val="sr-Latn-RS" w:eastAsia="zh-CN"/>
        </w:rPr>
        <w:t xml:space="preserve">o API-ju, </w:t>
      </w:r>
      <w:r w:rsidR="0017072C" w:rsidRPr="00162A7C">
        <w:rPr>
          <w:lang w:val="sr-Latn-RS" w:eastAsia="zh-CN"/>
        </w:rPr>
        <w:t xml:space="preserve">u, generalne smernice o autentifikaciji, rukovanju greškama i obradi rezultata kroz HTTP statuse. </w:t>
      </w:r>
    </w:p>
    <w:p w14:paraId="2635129B" w14:textId="0EB3338D" w:rsidR="00FB098B" w:rsidRPr="00162A7C" w:rsidRDefault="00FB098B" w:rsidP="0017072C">
      <w:pPr>
        <w:rPr>
          <w:lang w:val="sr-Latn-RS" w:eastAsia="zh-CN"/>
        </w:rPr>
      </w:pPr>
      <w:r w:rsidRPr="00162A7C">
        <w:rPr>
          <w:lang w:val="sr-Latn-RS" w:eastAsia="zh-CN"/>
        </w:rPr>
        <w:t>Adresa web servisa na TEST okruženju:</w:t>
      </w:r>
    </w:p>
    <w:p w14:paraId="0BCD5BED" w14:textId="49511EB6" w:rsidR="00FB098B" w:rsidRPr="00162A7C" w:rsidRDefault="00E45C1E" w:rsidP="0017072C">
      <w:pPr>
        <w:rPr>
          <w:lang w:val="sr-Latn-RS"/>
        </w:rPr>
      </w:pPr>
      <w:hyperlink r:id="rId8" w:history="1">
        <w:r w:rsidR="00FB301A" w:rsidRPr="00162A7C">
          <w:rPr>
            <w:rStyle w:val="Hyperlink"/>
            <w:lang w:val="sr-Latn-RS"/>
          </w:rPr>
          <w:t>https://testapi.udruzenje-osiguravaca-srbije.com/api/</w:t>
        </w:r>
      </w:hyperlink>
    </w:p>
    <w:p w14:paraId="20C5877E" w14:textId="1B963D6F" w:rsidR="00FB098B" w:rsidRPr="00162A7C" w:rsidRDefault="00FB098B" w:rsidP="00FB098B">
      <w:pPr>
        <w:rPr>
          <w:lang w:val="sr-Latn-RS"/>
        </w:rPr>
      </w:pPr>
      <w:r w:rsidRPr="00162A7C">
        <w:rPr>
          <w:lang w:val="sr-Latn-RS"/>
        </w:rPr>
        <w:t>Adresa web servisa na PRODUKCIONOM okruženju:</w:t>
      </w:r>
    </w:p>
    <w:p w14:paraId="060A25C3" w14:textId="23FF6F45" w:rsidR="00FB098B" w:rsidRPr="00162A7C" w:rsidRDefault="00E45C1E" w:rsidP="00FB098B">
      <w:pPr>
        <w:rPr>
          <w:lang w:val="sr-Latn-RS"/>
        </w:rPr>
      </w:pPr>
      <w:hyperlink r:id="rId9" w:history="1">
        <w:r w:rsidR="00FB301A" w:rsidRPr="00162A7C">
          <w:rPr>
            <w:rStyle w:val="Hyperlink"/>
            <w:lang w:val="sr-Latn-RS"/>
          </w:rPr>
          <w:t>https://api.udruzenje-osiguravaca-srbije.com/api/</w:t>
        </w:r>
      </w:hyperlink>
    </w:p>
    <w:p w14:paraId="011172E4" w14:textId="2176F206" w:rsidR="00916260" w:rsidRPr="00162A7C" w:rsidRDefault="0017072C" w:rsidP="00916260">
      <w:pPr>
        <w:pStyle w:val="Heading1"/>
        <w:rPr>
          <w:lang w:val="sr-Latn-RS" w:eastAsia="zh-CN"/>
        </w:rPr>
      </w:pPr>
      <w:bookmarkStart w:id="5" w:name="_Toc35256205"/>
      <w:r w:rsidRPr="00162A7C">
        <w:rPr>
          <w:lang w:val="sr-Latn-RS" w:eastAsia="zh-CN"/>
        </w:rPr>
        <w:t>Osnovne informacije</w:t>
      </w:r>
      <w:bookmarkEnd w:id="5"/>
    </w:p>
    <w:p w14:paraId="508C6C98" w14:textId="77777777" w:rsidR="00590564" w:rsidRDefault="00AA619D" w:rsidP="0057432D">
      <w:pPr>
        <w:rPr>
          <w:lang w:val="sr-Latn-RS" w:eastAsia="zh-CN"/>
        </w:rPr>
      </w:pPr>
      <w:r w:rsidRPr="00162A7C">
        <w:rPr>
          <w:lang w:val="sr-Latn-RS" w:eastAsia="zh-CN"/>
        </w:rPr>
        <w:t>API</w:t>
      </w:r>
      <w:r w:rsidR="000E6B75" w:rsidRPr="00162A7C">
        <w:rPr>
          <w:lang w:val="sr-Latn-RS" w:eastAsia="zh-CN"/>
        </w:rPr>
        <w:t xml:space="preserve"> predstavlja skup metoda koje mogu učitavati, menjati i brisati podatke u Portalu, u zavisnosti od prava korisnika koj</w:t>
      </w:r>
      <w:r w:rsidRPr="00162A7C">
        <w:rPr>
          <w:lang w:val="sr-Latn-RS" w:eastAsia="zh-CN"/>
        </w:rPr>
        <w:t>i</w:t>
      </w:r>
      <w:r w:rsidR="000E6B75" w:rsidRPr="00162A7C">
        <w:rPr>
          <w:lang w:val="sr-Latn-RS" w:eastAsia="zh-CN"/>
        </w:rPr>
        <w:t xml:space="preserve"> korist</w:t>
      </w:r>
      <w:r w:rsidRPr="00162A7C">
        <w:rPr>
          <w:lang w:val="sr-Latn-RS" w:eastAsia="zh-CN"/>
        </w:rPr>
        <w:t>e</w:t>
      </w:r>
      <w:r w:rsidR="000E6B75" w:rsidRPr="00162A7C">
        <w:rPr>
          <w:lang w:val="sr-Latn-RS" w:eastAsia="zh-CN"/>
        </w:rPr>
        <w:t xml:space="preserve"> </w:t>
      </w:r>
      <w:r w:rsidRPr="00162A7C">
        <w:rPr>
          <w:lang w:val="sr-Latn-RS" w:eastAsia="zh-CN"/>
        </w:rPr>
        <w:t>API</w:t>
      </w:r>
      <w:r w:rsidR="000E6B75" w:rsidRPr="00162A7C">
        <w:rPr>
          <w:lang w:val="sr-Latn-RS" w:eastAsia="zh-CN"/>
        </w:rPr>
        <w:t xml:space="preserve">. </w:t>
      </w:r>
      <w:r w:rsidR="0057432D" w:rsidRPr="00162A7C">
        <w:rPr>
          <w:lang w:val="sr-Latn-RS" w:eastAsia="zh-CN"/>
        </w:rPr>
        <w:t xml:space="preserve">Eksterni sistemi koji koriste </w:t>
      </w:r>
      <w:r w:rsidRPr="00162A7C">
        <w:rPr>
          <w:lang w:val="sr-Latn-RS" w:eastAsia="zh-CN"/>
        </w:rPr>
        <w:t>API</w:t>
      </w:r>
      <w:r w:rsidR="0057432D" w:rsidRPr="00162A7C">
        <w:rPr>
          <w:lang w:val="sr-Latn-RS" w:eastAsia="zh-CN"/>
        </w:rPr>
        <w:t xml:space="preserve"> Portala za turističke agencije će sa njim komunicirati pomoću HTTPS protokola, a razmena podataka će se obavljati u JSON formatu</w:t>
      </w:r>
      <w:r w:rsidR="00590564">
        <w:rPr>
          <w:lang w:val="sr-Latn-RS" w:eastAsia="zh-CN"/>
        </w:rPr>
        <w:t>.</w:t>
      </w:r>
    </w:p>
    <w:p w14:paraId="63129BAC" w14:textId="2DF98976" w:rsidR="0057432D" w:rsidRPr="00162A7C" w:rsidRDefault="008C41EC" w:rsidP="0057432D">
      <w:pPr>
        <w:rPr>
          <w:lang w:val="sr-Latn-RS" w:eastAsia="zh-CN"/>
        </w:rPr>
      </w:pPr>
      <w:r>
        <w:rPr>
          <w:lang w:val="sr-Latn-RS" w:eastAsia="zh-CN"/>
        </w:rPr>
        <w:t>API je implementiran na način da t</w:t>
      </w:r>
      <w:r w:rsidR="0057432D" w:rsidRPr="00162A7C">
        <w:rPr>
          <w:lang w:val="sr-Latn-RS" w:eastAsia="zh-CN"/>
        </w:rPr>
        <w:t>urističke agencije i osiguravači mogu koristiti API bez obzira na tehnologiju koju koriste za implementaciju svojih sistema.</w:t>
      </w:r>
    </w:p>
    <w:p w14:paraId="5A529936" w14:textId="24B51DEB" w:rsidR="0057432D" w:rsidRPr="00162A7C" w:rsidRDefault="0057432D" w:rsidP="0057432D">
      <w:pPr>
        <w:pStyle w:val="Heading2"/>
        <w:rPr>
          <w:lang w:eastAsia="zh-CN"/>
        </w:rPr>
      </w:pPr>
      <w:bookmarkStart w:id="6" w:name="_Toc35256206"/>
      <w:r w:rsidRPr="00162A7C">
        <w:rPr>
          <w:lang w:eastAsia="zh-CN"/>
        </w:rPr>
        <w:t>Spisak metoda</w:t>
      </w:r>
      <w:bookmarkEnd w:id="6"/>
    </w:p>
    <w:p w14:paraId="46BC723B" w14:textId="6B1F5A5A" w:rsidR="00511F59" w:rsidRPr="00162A7C" w:rsidRDefault="005E2894" w:rsidP="00511F59">
      <w:pPr>
        <w:rPr>
          <w:lang w:val="sr-Latn-RS" w:eastAsia="zh-CN"/>
        </w:rPr>
      </w:pPr>
      <w:r w:rsidRPr="00162A7C">
        <w:rPr>
          <w:lang w:val="sr-Latn-RS" w:eastAsia="zh-CN"/>
        </w:rPr>
        <w:t xml:space="preserve">Tabela u nastavku prikazuje spisak svih </w:t>
      </w:r>
      <w:r w:rsidR="00AA619D" w:rsidRPr="00162A7C">
        <w:rPr>
          <w:lang w:val="sr-Latn-RS" w:eastAsia="zh-CN"/>
        </w:rPr>
        <w:t>API metoda</w:t>
      </w:r>
      <w:r w:rsidR="001B47AB" w:rsidRPr="00162A7C">
        <w:rPr>
          <w:lang w:val="sr-Latn-RS" w:eastAsia="zh-CN"/>
        </w:rPr>
        <w:t xml:space="preserve"> koje su potrebne kako bi se mogla implementirati kompletna integracija sistema</w:t>
      </w:r>
      <w:r w:rsidR="00421A53">
        <w:rPr>
          <w:rStyle w:val="FootnoteReference"/>
          <w:lang w:val="sr-Latn-RS" w:eastAsia="zh-CN"/>
        </w:rPr>
        <w:footnoteReference w:id="1"/>
      </w:r>
      <w:r w:rsidRPr="00162A7C">
        <w:rPr>
          <w:lang w:val="sr-Latn-RS" w:eastAsia="zh-CN"/>
        </w:rPr>
        <w:t xml:space="preserve">. </w:t>
      </w:r>
      <w:r w:rsidR="00155D75" w:rsidRPr="00162A7C">
        <w:rPr>
          <w:lang w:val="sr-Latn-RS" w:eastAsia="zh-CN"/>
        </w:rPr>
        <w:t xml:space="preserve">Korisnik koji </w:t>
      </w:r>
      <w:r w:rsidR="00AA619D" w:rsidRPr="00162A7C">
        <w:rPr>
          <w:lang w:val="sr-Latn-RS" w:eastAsia="zh-CN"/>
        </w:rPr>
        <w:t>koristi</w:t>
      </w:r>
      <w:r w:rsidR="00155D75" w:rsidRPr="00162A7C">
        <w:rPr>
          <w:lang w:val="sr-Latn-RS" w:eastAsia="zh-CN"/>
        </w:rPr>
        <w:t xml:space="preserve"> </w:t>
      </w:r>
      <w:r w:rsidR="00AA619D" w:rsidRPr="00162A7C">
        <w:rPr>
          <w:lang w:val="sr-Latn-RS" w:eastAsia="zh-CN"/>
        </w:rPr>
        <w:t>API</w:t>
      </w:r>
      <w:r w:rsidR="00155D75" w:rsidRPr="00162A7C">
        <w:rPr>
          <w:lang w:val="sr-Latn-RS" w:eastAsia="zh-CN"/>
        </w:rPr>
        <w:t xml:space="preserve"> mora biti autenti</w:t>
      </w:r>
      <w:r w:rsidR="00F52ABF" w:rsidRPr="00162A7C">
        <w:rPr>
          <w:lang w:val="sr-Latn-RS" w:eastAsia="zh-CN"/>
        </w:rPr>
        <w:t>fi</w:t>
      </w:r>
      <w:r w:rsidR="00155D75" w:rsidRPr="00162A7C">
        <w:rPr>
          <w:lang w:val="sr-Latn-RS" w:eastAsia="zh-CN"/>
        </w:rPr>
        <w:t>kovan i može raditi samo sa podacima nad kojim ima pravo, identično kao i u Portalu.</w:t>
      </w:r>
    </w:p>
    <w:tbl>
      <w:tblPr>
        <w:tblW w:w="9085" w:type="dxa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2965"/>
        <w:gridCol w:w="3870"/>
        <w:gridCol w:w="2250"/>
      </w:tblGrid>
      <w:tr w:rsidR="001870B2" w:rsidRPr="00162A7C" w14:paraId="30C7014F" w14:textId="77777777" w:rsidTr="00F85FCC">
        <w:trPr>
          <w:cantSplit/>
          <w:trHeight w:val="512"/>
          <w:tblHeader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1F8310D" w14:textId="6B4BE3DF" w:rsidR="001870B2" w:rsidRPr="00162A7C" w:rsidRDefault="001870B2" w:rsidP="00361288">
            <w:pPr>
              <w:spacing w:after="0"/>
              <w:ind w:firstLine="0"/>
              <w:jc w:val="center"/>
              <w:rPr>
                <w:rFonts w:cstheme="minorHAnsi"/>
                <w:b/>
                <w:bCs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sz w:val="22"/>
                <w:szCs w:val="22"/>
                <w:lang w:val="sr-Latn-RS"/>
              </w:rPr>
              <w:t>Naziv metoda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97E6C3A" w14:textId="4AE116D5" w:rsidR="001870B2" w:rsidRPr="00162A7C" w:rsidRDefault="001870B2" w:rsidP="00361288">
            <w:pPr>
              <w:spacing w:after="0"/>
              <w:ind w:firstLine="0"/>
              <w:jc w:val="center"/>
              <w:rPr>
                <w:rFonts w:cstheme="minorHAnsi"/>
                <w:b/>
                <w:bCs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sz w:val="22"/>
                <w:szCs w:val="22"/>
                <w:lang w:val="sr-Latn-RS"/>
              </w:rPr>
              <w:t>Potpis metoda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0AF4BB" w14:textId="7D799255" w:rsidR="001870B2" w:rsidRPr="00162A7C" w:rsidRDefault="001870B2">
            <w:pPr>
              <w:spacing w:after="0"/>
              <w:ind w:firstLine="0"/>
              <w:jc w:val="center"/>
              <w:rPr>
                <w:rFonts w:cstheme="minorHAnsi"/>
                <w:b/>
                <w:bCs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sz w:val="22"/>
                <w:szCs w:val="22"/>
                <w:lang w:val="sr-Latn-RS"/>
              </w:rPr>
              <w:t>Opis metoda</w:t>
            </w:r>
          </w:p>
        </w:tc>
      </w:tr>
      <w:tr w:rsidR="00FB098B" w:rsidRPr="00162A7C" w14:paraId="01C6E363" w14:textId="77777777" w:rsidTr="00F85FCC">
        <w:trPr>
          <w:cantSplit/>
          <w:trHeight w:val="1007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7B63F" w14:textId="203FC299" w:rsidR="00FB098B" w:rsidRPr="00162A7C" w:rsidRDefault="00FB098B" w:rsidP="00361288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CreateToken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B769C7" w14:textId="723D6AF4" w:rsidR="00FB098B" w:rsidRPr="00162A7C" w:rsidRDefault="00FB098B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String CreateToken(LoginDTO obj)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61B76F" w14:textId="3829A358" w:rsidR="00FB098B" w:rsidRPr="00162A7C" w:rsidRDefault="00FB098B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Generiše token za autentifikaciju</w:t>
            </w:r>
          </w:p>
        </w:tc>
      </w:tr>
      <w:tr w:rsidR="001870B2" w:rsidRPr="00162A7C" w14:paraId="71DF0453" w14:textId="77777777" w:rsidTr="00F85FCC">
        <w:trPr>
          <w:cantSplit/>
          <w:trHeight w:val="1007"/>
        </w:trPr>
        <w:tc>
          <w:tcPr>
            <w:tcW w:w="29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89F02A" w14:textId="6A5FD145" w:rsidR="001870B2" w:rsidRPr="00162A7C" w:rsidRDefault="001870B2" w:rsidP="00361288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GetCountries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CF6B81" w14:textId="06C225E1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List&lt;CountryDTO&gt; GetCountries()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5BEB16" w14:textId="75587250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 Učitavanje svih država</w:t>
            </w:r>
          </w:p>
        </w:tc>
      </w:tr>
      <w:tr w:rsidR="001870B2" w:rsidRPr="00162A7C" w14:paraId="1B2A2F36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B6155" w14:textId="78EC302F" w:rsidR="001870B2" w:rsidRPr="00162A7C" w:rsidRDefault="001870B2" w:rsidP="002A744A">
            <w:pPr>
              <w:spacing w:after="0"/>
              <w:ind w:firstLine="0"/>
              <w:rPr>
                <w:rFonts w:cstheme="minorHAnsi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GetCountry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D1BEE4" w14:textId="7CB5F957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CountryDTO GetCountry(long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4EF77" w14:textId="5B1C9D17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države za odabrani ID</w:t>
            </w:r>
          </w:p>
        </w:tc>
      </w:tr>
      <w:tr w:rsidR="001870B2" w:rsidRPr="00162A7C" w14:paraId="6FA7AA04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849E8C" w14:textId="18017F66" w:rsidR="001870B2" w:rsidRPr="00162A7C" w:rsidRDefault="001870B2" w:rsidP="00361288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lastRenderedPageBreak/>
              <w:t>GetCurrencies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344E3" w14:textId="6133CC8D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List&lt;CurrencyDTO&gt; GetCurrencies()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36A51C" w14:textId="740B2256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svih valuta</w:t>
            </w:r>
          </w:p>
        </w:tc>
      </w:tr>
      <w:tr w:rsidR="001870B2" w:rsidRPr="00162A7C" w14:paraId="18AA31B2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9092F6" w14:textId="0C813D81" w:rsidR="001870B2" w:rsidRPr="00162A7C" w:rsidRDefault="001870B2" w:rsidP="00361288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GetCurrency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6295E7" w14:textId="15E6C5B3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CurrencyDTO GetCurrency(long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1D6AAE" w14:textId="6D19873E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valute za odabrani ID</w:t>
            </w:r>
          </w:p>
        </w:tc>
      </w:tr>
      <w:tr w:rsidR="001870B2" w:rsidRPr="00162A7C" w14:paraId="0A0E8F7F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FD0AF" w14:textId="55214259" w:rsidR="001870B2" w:rsidRPr="00162A7C" w:rsidRDefault="001870B2" w:rsidP="00361288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GetTravelCancellationReasons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5A3B6" w14:textId="306C4AED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List&lt;TravelCancellationReasonDTO&gt; GetTravelCancellationReasons()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66AAA" w14:textId="7DE47C45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svih razloga storniranja</w:t>
            </w:r>
          </w:p>
        </w:tc>
      </w:tr>
      <w:tr w:rsidR="001870B2" w:rsidRPr="00162A7C" w14:paraId="5A5F4502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AFBE3" w14:textId="77FB2AEB" w:rsidR="001870B2" w:rsidRPr="00162A7C" w:rsidRDefault="001870B2" w:rsidP="00361288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GetTravelCancellationReason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E3086" w14:textId="3A3E6A11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TravelCancellationReasonDTO GetTravelCancellationReason(long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83E4C" w14:textId="07B2E8D0" w:rsidR="001870B2" w:rsidRPr="00162A7C" w:rsidRDefault="001870B2" w:rsidP="008D267E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razloga storniranja za odabrani ID</w:t>
            </w:r>
          </w:p>
        </w:tc>
      </w:tr>
      <w:tr w:rsidR="00EF4C22" w:rsidRPr="00162A7C" w14:paraId="6B80E170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7ED1B" w14:textId="56F39655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GetTravelContractStatus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FD97D" w14:textId="1139C972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List&lt;TravelContractStatusDTO&gt; GetTravelContractStatus 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7381F" w14:textId="2C74FE61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svih statusa ugovora o putovanju</w:t>
            </w:r>
          </w:p>
        </w:tc>
      </w:tr>
      <w:tr w:rsidR="00EF4C22" w:rsidRPr="00162A7C" w14:paraId="6B34DE73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5B44E" w14:textId="79AA6A5C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GetTravelAgencies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2C6FC" w14:textId="38824322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List&lt;TravelAgencyDTO&gt; GetTravelAgencies(TravelAgencyFilterDTO filter)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8A9A8" w14:textId="7BFDCF5B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svih turističkih agencija</w:t>
            </w:r>
          </w:p>
        </w:tc>
      </w:tr>
      <w:tr w:rsidR="00EF4C22" w:rsidRPr="00162A7C" w14:paraId="782CCD82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DD067" w14:textId="19BF4854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GetTravelAgency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0B752" w14:textId="6643CB30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TravelAgencyDTO GetTravelAgency(long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5653B" w14:textId="7C2F3A92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turističke agencije za odabrani ID</w:t>
            </w:r>
          </w:p>
        </w:tc>
      </w:tr>
      <w:tr w:rsidR="00EF4C22" w:rsidRPr="00162A7C" w14:paraId="1EE6618A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0C903" w14:textId="5A469090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GetPolicies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BC7751" w14:textId="4D562366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List&lt;PolicyDTO&gt; GetPolicies(PolicyFilterDTO filter)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A48C0" w14:textId="2A785954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polisa osiguranja od insolventnosti turističkih agencija</w:t>
            </w:r>
          </w:p>
        </w:tc>
      </w:tr>
      <w:tr w:rsidR="00EF4C22" w:rsidRPr="00162A7C" w14:paraId="00023D9E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C5D147" w14:textId="6024BA2E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GetPolicy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A8F6C" w14:textId="5A6D6A02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PolicyDTO GetPolicy()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CFB2C" w14:textId="41FB709D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polise sa odabranim ID-em</w:t>
            </w:r>
          </w:p>
        </w:tc>
      </w:tr>
      <w:tr w:rsidR="00EF4C22" w:rsidRPr="00162A7C" w14:paraId="463E5645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68BAA" w14:textId="7C0756B1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SavePolicy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C8BD04" w14:textId="4FC1AF6D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PolicyDTO SavePolicy(PolicyDTO obj)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82E81" w14:textId="57F0BCB1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Snima novu polisu ili ažurira postojeću za odabrani ID</w:t>
            </w:r>
          </w:p>
        </w:tc>
      </w:tr>
      <w:tr w:rsidR="00EF4C22" w:rsidRPr="00162A7C" w14:paraId="54D2A003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25147F" w14:textId="4095B84A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DeletePolicy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0186A" w14:textId="52C352F7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void DeletePolicy(long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570E6" w14:textId="0D0C260A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Briše polisu za odabrani ID</w:t>
            </w:r>
          </w:p>
        </w:tc>
      </w:tr>
      <w:tr w:rsidR="00EF4C22" w:rsidRPr="00162A7C" w14:paraId="086F4313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D133E0" w14:textId="4ACBCF9D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GetTravelContracts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FEDDE" w14:textId="562E91B4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List&lt;TravelContractDTO&gt; GetTravelContracts(TravelContractFilterDTO filter)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54126" w14:textId="5983455A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ugovora o putovanju</w:t>
            </w:r>
          </w:p>
        </w:tc>
      </w:tr>
      <w:tr w:rsidR="00EF4C22" w:rsidRPr="00162A7C" w14:paraId="1B908B15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AFA6C1" w14:textId="07E8A6FC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lastRenderedPageBreak/>
              <w:t>GetTravelContract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D021E" w14:textId="39936248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TravelContractDTO GetTravelContract(long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72818" w14:textId="1BF2CA52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Učitavanje ugovora o putovanju za odabrani ID</w:t>
            </w:r>
          </w:p>
        </w:tc>
      </w:tr>
      <w:tr w:rsidR="00EF4C22" w:rsidRPr="00162A7C" w14:paraId="6F41775B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9AB01" w14:textId="035AC913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GetTravelGuaranteePDF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521B01" w14:textId="06A3ACA3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string GetTravelGuaranteePDF(long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2E6CD" w14:textId="0A6D0561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Učitava potvrdu o garanciji putovanja kao base64 serijalizovan PDF</w:t>
            </w:r>
          </w:p>
        </w:tc>
      </w:tr>
      <w:tr w:rsidR="00EF4C22" w:rsidRPr="00162A7C" w14:paraId="7D6B483C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27010A" w14:textId="4CE081DE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SaveTravelContract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FBFC4" w14:textId="72C8D2F4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TravelContractDTO SaveTravelContract(TravelContractDTO obj)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C8199" w14:textId="3007B09B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Snima novi ugovor o putovanju ili ažurira postojeći za odabrani ID</w:t>
            </w:r>
          </w:p>
        </w:tc>
      </w:tr>
      <w:tr w:rsidR="00EF4C22" w:rsidRPr="00162A7C" w14:paraId="59BF0F84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CCA1A2" w14:textId="5BE302AE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ConcludeTravelContract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61C7F4" w14:textId="5AD6A3D8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TravelContractDTO ConcludeTravelContract(long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0981B" w14:textId="13C08F5A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Zaključuje ugovor o putovanju za odabrani ID</w:t>
            </w:r>
          </w:p>
        </w:tc>
      </w:tr>
      <w:tr w:rsidR="00EF4C22" w:rsidRPr="00162A7C" w14:paraId="137EFC7B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B7FE51" w14:textId="0D749D1E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ConcludeContractAndUpdateGuaranteeNumber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A4412A" w14:textId="76FDD9D9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TravelContractDTO ConcludeContractAndUpdateGuaranteeNumber(TravelContractDTO obj)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4DD00" w14:textId="1C96F535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Zaključuje ugovor o putovanju za odabrani ID i ažurira broj garancije</w:t>
            </w:r>
          </w:p>
        </w:tc>
      </w:tr>
      <w:tr w:rsidR="00EF4C22" w:rsidRPr="00162A7C" w14:paraId="711F739D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17ABD" w14:textId="2EEAAFAB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ReverseTravelContract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E8C35" w14:textId="305E50FC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TravelContractDTO ReverseTravelContract(TravelContractDTO obj)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5CE81" w14:textId="33DE2B5E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Stornira ugovor o putovanju za odabrani ID</w:t>
            </w:r>
          </w:p>
        </w:tc>
      </w:tr>
      <w:tr w:rsidR="00EF4C22" w:rsidRPr="00162A7C" w14:paraId="37D76B1D" w14:textId="77777777" w:rsidTr="00F85FCC">
        <w:trPr>
          <w:cantSplit/>
          <w:trHeight w:val="1007"/>
        </w:trPr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F75A02" w14:textId="7C620085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b/>
                <w:bCs/>
                <w:color w:val="000000"/>
                <w:sz w:val="22"/>
                <w:szCs w:val="22"/>
                <w:lang w:val="sr-Latn-RS"/>
              </w:rPr>
              <w:t>DeleteTravelContract</w:t>
            </w:r>
          </w:p>
        </w:tc>
        <w:tc>
          <w:tcPr>
            <w:tcW w:w="3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4C889" w14:textId="123B9D94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void DeleteTravelContract(long id)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DE006" w14:textId="0309D671" w:rsidR="00EF4C22" w:rsidRPr="00162A7C" w:rsidRDefault="00EF4C22" w:rsidP="00EF4C22">
            <w:pPr>
              <w:spacing w:after="0"/>
              <w:ind w:firstLine="0"/>
              <w:jc w:val="left"/>
              <w:rPr>
                <w:rFonts w:cstheme="minorHAnsi"/>
                <w:color w:val="000000"/>
                <w:sz w:val="22"/>
                <w:szCs w:val="22"/>
                <w:lang w:val="sr-Latn-RS"/>
              </w:rPr>
            </w:pPr>
            <w:r w:rsidRPr="00162A7C">
              <w:rPr>
                <w:rFonts w:cstheme="minorHAnsi"/>
                <w:color w:val="000000"/>
                <w:sz w:val="22"/>
                <w:szCs w:val="22"/>
                <w:lang w:val="sr-Latn-RS"/>
              </w:rPr>
              <w:t>Briše ugovor o putovanju za odabrani ID</w:t>
            </w:r>
          </w:p>
        </w:tc>
      </w:tr>
    </w:tbl>
    <w:p w14:paraId="54F8D3F4" w14:textId="29811D50" w:rsidR="00F85FCC" w:rsidRPr="00162A7C" w:rsidRDefault="00F85FCC" w:rsidP="00F85FCC">
      <w:pPr>
        <w:pStyle w:val="Heading2"/>
        <w:rPr>
          <w:lang w:eastAsia="zh-CN"/>
        </w:rPr>
      </w:pPr>
      <w:bookmarkStart w:id="7" w:name="_Toc33504846"/>
      <w:bookmarkStart w:id="8" w:name="_Toc33504870"/>
      <w:bookmarkStart w:id="9" w:name="_Toc33504911"/>
      <w:bookmarkStart w:id="10" w:name="_Toc33504929"/>
      <w:bookmarkStart w:id="11" w:name="_Toc33506599"/>
      <w:bookmarkStart w:id="12" w:name="_Toc33507322"/>
      <w:bookmarkStart w:id="13" w:name="_Toc35256207"/>
      <w:bookmarkEnd w:id="7"/>
      <w:bookmarkEnd w:id="8"/>
      <w:bookmarkEnd w:id="9"/>
      <w:bookmarkEnd w:id="10"/>
      <w:bookmarkEnd w:id="11"/>
      <w:bookmarkEnd w:id="12"/>
      <w:r w:rsidRPr="00162A7C">
        <w:rPr>
          <w:lang w:eastAsia="zh-CN"/>
        </w:rPr>
        <w:t>Autentifikacija i autorizacija</w:t>
      </w:r>
      <w:bookmarkEnd w:id="13"/>
    </w:p>
    <w:p w14:paraId="3F7F8CD2" w14:textId="63CB6884" w:rsidR="005E2894" w:rsidRPr="00162A7C" w:rsidRDefault="00BD5C6D" w:rsidP="00511F59">
      <w:pPr>
        <w:rPr>
          <w:lang w:val="sr-Latn-RS" w:eastAsia="zh-CN"/>
        </w:rPr>
      </w:pPr>
      <w:r w:rsidRPr="00162A7C">
        <w:rPr>
          <w:lang w:val="sr-Latn-RS" w:eastAsia="zh-CN"/>
        </w:rPr>
        <w:t>API k</w:t>
      </w:r>
      <w:r w:rsidR="00D2464C" w:rsidRPr="00162A7C">
        <w:rPr>
          <w:lang w:val="sr-Latn-RS" w:eastAsia="zh-CN"/>
        </w:rPr>
        <w:t>orisnici će se autenti</w:t>
      </w:r>
      <w:r w:rsidR="00F52ABF" w:rsidRPr="00162A7C">
        <w:rPr>
          <w:lang w:val="sr-Latn-RS" w:eastAsia="zh-CN"/>
        </w:rPr>
        <w:t>fi</w:t>
      </w:r>
      <w:r w:rsidR="00D2464C" w:rsidRPr="00162A7C">
        <w:rPr>
          <w:lang w:val="sr-Latn-RS" w:eastAsia="zh-CN"/>
        </w:rPr>
        <w:t xml:space="preserve">kovati pomoću generisanih kodova, </w:t>
      </w:r>
      <w:r w:rsidR="000C626B" w:rsidRPr="00162A7C">
        <w:rPr>
          <w:lang w:val="sr-Latn-RS" w:eastAsia="zh-CN"/>
        </w:rPr>
        <w:t>JSON Web T</w:t>
      </w:r>
      <w:r w:rsidR="00D2464C" w:rsidRPr="00162A7C">
        <w:rPr>
          <w:lang w:val="sr-Latn-RS" w:eastAsia="zh-CN"/>
        </w:rPr>
        <w:t>okena (</w:t>
      </w:r>
      <w:r w:rsidRPr="00162A7C">
        <w:rPr>
          <w:lang w:val="sr-Latn-RS" w:eastAsia="zh-CN"/>
        </w:rPr>
        <w:t>JWT</w:t>
      </w:r>
      <w:r w:rsidR="000C626B" w:rsidRPr="00162A7C">
        <w:rPr>
          <w:lang w:val="sr-Latn-RS" w:eastAsia="zh-CN"/>
        </w:rPr>
        <w:t xml:space="preserve"> tokeni</w:t>
      </w:r>
      <w:r w:rsidR="00D2464C" w:rsidRPr="00162A7C">
        <w:rPr>
          <w:lang w:val="sr-Latn-RS" w:eastAsia="zh-CN"/>
        </w:rPr>
        <w:t xml:space="preserve">). Prilikom poziva bilo kog </w:t>
      </w:r>
      <w:r w:rsidR="00AA619D" w:rsidRPr="00162A7C">
        <w:rPr>
          <w:lang w:val="sr-Latn-RS" w:eastAsia="zh-CN"/>
        </w:rPr>
        <w:t>API metoda</w:t>
      </w:r>
      <w:r w:rsidR="00D2464C" w:rsidRPr="00162A7C">
        <w:rPr>
          <w:lang w:val="sr-Latn-RS" w:eastAsia="zh-CN"/>
        </w:rPr>
        <w:t xml:space="preserve"> neophodno je da se u okviru zaglavlja zahteva (header) proslediti generisan validni i važeći token na osnovu koga se utvrđuje identitet korisnika </w:t>
      </w:r>
      <w:r w:rsidR="00B466AD" w:rsidRPr="00162A7C">
        <w:rPr>
          <w:lang w:val="sr-Latn-RS" w:eastAsia="zh-CN"/>
        </w:rPr>
        <w:t>(</w:t>
      </w:r>
      <w:r w:rsidR="00F52ABF" w:rsidRPr="00162A7C">
        <w:rPr>
          <w:lang w:val="sr-Latn-RS" w:eastAsia="zh-CN"/>
        </w:rPr>
        <w:t>autentifikacija</w:t>
      </w:r>
      <w:r w:rsidR="00B466AD" w:rsidRPr="00162A7C">
        <w:rPr>
          <w:lang w:val="sr-Latn-RS" w:eastAsia="zh-CN"/>
        </w:rPr>
        <w:t xml:space="preserve">) </w:t>
      </w:r>
      <w:r w:rsidR="00D2464C" w:rsidRPr="00162A7C">
        <w:rPr>
          <w:lang w:val="sr-Latn-RS" w:eastAsia="zh-CN"/>
        </w:rPr>
        <w:t xml:space="preserve">i </w:t>
      </w:r>
      <w:r w:rsidR="00B466AD" w:rsidRPr="00162A7C">
        <w:rPr>
          <w:lang w:val="sr-Latn-RS" w:eastAsia="zh-CN"/>
        </w:rPr>
        <w:t xml:space="preserve">njegova </w:t>
      </w:r>
      <w:r w:rsidR="00D2464C" w:rsidRPr="00162A7C">
        <w:rPr>
          <w:lang w:val="sr-Latn-RS" w:eastAsia="zh-CN"/>
        </w:rPr>
        <w:t>prava u sistemu</w:t>
      </w:r>
      <w:r w:rsidR="00B466AD" w:rsidRPr="00162A7C">
        <w:rPr>
          <w:lang w:val="sr-Latn-RS" w:eastAsia="zh-CN"/>
        </w:rPr>
        <w:t xml:space="preserve"> (autorizacija)</w:t>
      </w:r>
      <w:r w:rsidR="00D2464C" w:rsidRPr="00162A7C">
        <w:rPr>
          <w:lang w:val="sr-Latn-RS" w:eastAsia="zh-CN"/>
        </w:rPr>
        <w:t xml:space="preserve">. </w:t>
      </w:r>
    </w:p>
    <w:p w14:paraId="537CE1AB" w14:textId="5B576541" w:rsidR="00BD5C6D" w:rsidRPr="00162A7C" w:rsidRDefault="00BD5C6D" w:rsidP="00511F59">
      <w:pPr>
        <w:rPr>
          <w:lang w:val="sr-Latn-RS" w:eastAsia="zh-CN"/>
        </w:rPr>
      </w:pPr>
      <w:r w:rsidRPr="00162A7C">
        <w:rPr>
          <w:lang w:val="sr-Latn-RS" w:eastAsia="zh-CN"/>
        </w:rPr>
        <w:t xml:space="preserve">Pre prvog korišćenja servisa ili nakon isteka </w:t>
      </w:r>
      <w:r w:rsidR="00FB1047" w:rsidRPr="00162A7C">
        <w:rPr>
          <w:lang w:val="sr-Latn-RS" w:eastAsia="zh-CN"/>
        </w:rPr>
        <w:t xml:space="preserve">validnosti </w:t>
      </w:r>
      <w:r w:rsidRPr="00162A7C">
        <w:rPr>
          <w:lang w:val="sr-Latn-RS" w:eastAsia="zh-CN"/>
        </w:rPr>
        <w:t xml:space="preserve">tokena, </w:t>
      </w:r>
      <w:r w:rsidR="00FB1047" w:rsidRPr="00162A7C">
        <w:rPr>
          <w:lang w:val="sr-Latn-RS" w:eastAsia="zh-CN"/>
        </w:rPr>
        <w:t xml:space="preserve">potrebno je </w:t>
      </w:r>
      <w:r w:rsidRPr="00162A7C">
        <w:rPr>
          <w:lang w:val="sr-Latn-RS" w:eastAsia="zh-CN"/>
        </w:rPr>
        <w:t xml:space="preserve">generisati </w:t>
      </w:r>
      <w:r w:rsidR="00FB1047" w:rsidRPr="00162A7C">
        <w:rPr>
          <w:lang w:val="sr-Latn-RS" w:eastAsia="zh-CN"/>
        </w:rPr>
        <w:t xml:space="preserve">validan </w:t>
      </w:r>
      <w:r w:rsidRPr="00162A7C">
        <w:rPr>
          <w:lang w:val="sr-Latn-RS" w:eastAsia="zh-CN"/>
        </w:rPr>
        <w:t>token pozivanjem posebne</w:t>
      </w:r>
      <w:r w:rsidR="00AA619D" w:rsidRPr="00162A7C">
        <w:rPr>
          <w:lang w:val="sr-Latn-RS" w:eastAsia="zh-CN"/>
        </w:rPr>
        <w:t xml:space="preserve"> API</w:t>
      </w:r>
      <w:r w:rsidRPr="00162A7C">
        <w:rPr>
          <w:lang w:val="sr-Latn-RS" w:eastAsia="zh-CN"/>
        </w:rPr>
        <w:t xml:space="preserve"> metode kojoj se preko HTTPS-a prosleđuju korisničko ime i lozinka</w:t>
      </w:r>
      <w:r w:rsidR="00EC7F4C" w:rsidRPr="00162A7C">
        <w:rPr>
          <w:lang w:val="sr-Latn-RS" w:eastAsia="zh-CN"/>
        </w:rPr>
        <w:t xml:space="preserve"> odgovarajućeg API</w:t>
      </w:r>
      <w:r w:rsidRPr="00162A7C">
        <w:rPr>
          <w:lang w:val="sr-Latn-RS" w:eastAsia="zh-CN"/>
        </w:rPr>
        <w:t xml:space="preserve"> korisnika </w:t>
      </w:r>
      <w:r w:rsidR="00EC7F4C" w:rsidRPr="00162A7C">
        <w:rPr>
          <w:lang w:val="sr-Latn-RS" w:eastAsia="zh-CN"/>
        </w:rPr>
        <w:t>definisanog u portalu.</w:t>
      </w:r>
    </w:p>
    <w:p w14:paraId="6F11197A" w14:textId="508198AC" w:rsidR="00210386" w:rsidRPr="00162A7C" w:rsidRDefault="00210386" w:rsidP="00511F59">
      <w:pPr>
        <w:rPr>
          <w:lang w:val="sr-Latn-RS" w:eastAsia="zh-CN"/>
        </w:rPr>
      </w:pPr>
      <w:r w:rsidRPr="00162A7C">
        <w:rPr>
          <w:lang w:val="sr-Latn-RS" w:eastAsia="zh-CN"/>
        </w:rPr>
        <w:t xml:space="preserve">Web servis </w:t>
      </w:r>
      <w:r w:rsidR="00F85FCC" w:rsidRPr="00162A7C">
        <w:rPr>
          <w:lang w:val="sr-Latn-RS" w:eastAsia="zh-CN"/>
        </w:rPr>
        <w:t>mogu koristiti samo korisnici</w:t>
      </w:r>
      <w:r w:rsidRPr="00162A7C">
        <w:rPr>
          <w:lang w:val="sr-Latn-RS" w:eastAsia="zh-CN"/>
        </w:rPr>
        <w:t xml:space="preserve"> korisnici koji </w:t>
      </w:r>
      <w:r w:rsidR="00F85FCC" w:rsidRPr="00162A7C">
        <w:rPr>
          <w:lang w:val="sr-Latn-RS" w:eastAsia="zh-CN"/>
        </w:rPr>
        <w:t>imaju jednu od sledeće dve uloge u portalu: „API Turistička agencija“ i „API Osiguravač“.</w:t>
      </w:r>
      <w:r w:rsidR="0017072C" w:rsidRPr="00162A7C">
        <w:rPr>
          <w:lang w:val="sr-Latn-RS" w:eastAsia="zh-CN"/>
        </w:rPr>
        <w:t xml:space="preserve"> Kao dodatnu zaštitu, administrator </w:t>
      </w:r>
      <w:r w:rsidR="00421A53">
        <w:rPr>
          <w:lang w:val="sr-Latn-RS" w:eastAsia="zh-CN"/>
        </w:rPr>
        <w:t xml:space="preserve">može da </w:t>
      </w:r>
      <w:r w:rsidR="0017072C" w:rsidRPr="00162A7C">
        <w:rPr>
          <w:lang w:val="sr-Latn-RS" w:eastAsia="zh-CN"/>
        </w:rPr>
        <w:t xml:space="preserve">definiše spisak dozvoljenih IP adresa svakog korisnika sa kojih se </w:t>
      </w:r>
      <w:r w:rsidR="00AA619D" w:rsidRPr="00162A7C">
        <w:rPr>
          <w:lang w:val="sr-Latn-RS" w:eastAsia="zh-CN"/>
        </w:rPr>
        <w:t>API</w:t>
      </w:r>
      <w:r w:rsidR="0017072C" w:rsidRPr="00162A7C">
        <w:rPr>
          <w:lang w:val="sr-Latn-RS" w:eastAsia="zh-CN"/>
        </w:rPr>
        <w:t xml:space="preserve"> može pozivati.</w:t>
      </w:r>
    </w:p>
    <w:p w14:paraId="55B89AD3" w14:textId="37B84314" w:rsidR="0017072C" w:rsidRPr="00162A7C" w:rsidRDefault="0017072C" w:rsidP="0017072C">
      <w:pPr>
        <w:pStyle w:val="Heading2"/>
        <w:rPr>
          <w:lang w:eastAsia="zh-CN"/>
        </w:rPr>
      </w:pPr>
      <w:bookmarkStart w:id="14" w:name="_Toc35256208"/>
      <w:r w:rsidRPr="00162A7C">
        <w:rPr>
          <w:lang w:eastAsia="zh-CN"/>
        </w:rPr>
        <w:t>Rukovanje greškama</w:t>
      </w:r>
      <w:bookmarkEnd w:id="14"/>
    </w:p>
    <w:p w14:paraId="6F05061E" w14:textId="2FCB502F" w:rsidR="003943CA" w:rsidRPr="00162A7C" w:rsidRDefault="00093722" w:rsidP="003943CA">
      <w:pPr>
        <w:rPr>
          <w:lang w:val="sr-Latn-RS"/>
        </w:rPr>
      </w:pPr>
      <w:r w:rsidRPr="00162A7C">
        <w:rPr>
          <w:lang w:val="sr-Latn-RS"/>
        </w:rPr>
        <w:t>Na osnovu poslatih podataka i stanja aplikacije</w:t>
      </w:r>
      <w:r w:rsidR="00A30A90" w:rsidRPr="00162A7C">
        <w:rPr>
          <w:lang w:val="sr-Latn-RS"/>
        </w:rPr>
        <w:t xml:space="preserve">, greške koje </w:t>
      </w:r>
      <w:r w:rsidR="00AA619D" w:rsidRPr="00162A7C">
        <w:rPr>
          <w:lang w:val="sr-Latn-RS"/>
        </w:rPr>
        <w:t>API metode</w:t>
      </w:r>
      <w:r w:rsidR="00A30A90" w:rsidRPr="00162A7C">
        <w:rPr>
          <w:lang w:val="sr-Latn-RS"/>
        </w:rPr>
        <w:t xml:space="preserve"> vraćaju korisniku, kategorišu se u sledeće kategorije</w:t>
      </w:r>
      <w:r w:rsidRPr="00162A7C">
        <w:rPr>
          <w:lang w:val="sr-Latn-RS"/>
        </w:rPr>
        <w:t xml:space="preserve">: </w:t>
      </w:r>
    </w:p>
    <w:p w14:paraId="7AFA2F8B" w14:textId="18BC7A43" w:rsidR="00093722" w:rsidRPr="00162A7C" w:rsidRDefault="00093722" w:rsidP="00093722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lastRenderedPageBreak/>
        <w:t>Validacion</w:t>
      </w:r>
      <w:r w:rsidR="00A30A90" w:rsidRPr="00162A7C">
        <w:rPr>
          <w:sz w:val="24"/>
          <w:szCs w:val="24"/>
          <w:lang w:val="sr-Latn-RS"/>
        </w:rPr>
        <w:t>e greške</w:t>
      </w:r>
      <w:r w:rsidR="00132EB9" w:rsidRPr="00162A7C">
        <w:rPr>
          <w:sz w:val="24"/>
          <w:szCs w:val="24"/>
          <w:lang w:val="sr-Latn-RS"/>
        </w:rPr>
        <w:t xml:space="preserve"> (engl. </w:t>
      </w:r>
      <w:r w:rsidR="00132EB9" w:rsidRPr="00162A7C">
        <w:rPr>
          <w:i/>
          <w:iCs/>
          <w:sz w:val="24"/>
          <w:szCs w:val="24"/>
          <w:lang w:val="sr-Latn-RS"/>
        </w:rPr>
        <w:t>Validation Error</w:t>
      </w:r>
      <w:r w:rsidR="00132EB9" w:rsidRPr="00162A7C">
        <w:rPr>
          <w:sz w:val="24"/>
          <w:szCs w:val="24"/>
          <w:lang w:val="sr-Latn-RS"/>
        </w:rPr>
        <w:t>)</w:t>
      </w:r>
      <w:r w:rsidRPr="00162A7C">
        <w:rPr>
          <w:sz w:val="24"/>
          <w:szCs w:val="24"/>
          <w:lang w:val="sr-Latn-RS"/>
        </w:rPr>
        <w:t xml:space="preserve"> – greška u ulaznim podacima. Opis sadrži jednu ili više poruka koje opisuju probleme sa ulaznim podacima. Na primer, validacione poruke su: „Datum ugovora je obavezan podatak“, „Datum rođenja ugovarača mora biti u prošlosti“, „PIB ima više od 9 karaktera“, itd.</w:t>
      </w:r>
    </w:p>
    <w:p w14:paraId="6E161561" w14:textId="05450891" w:rsidR="00093722" w:rsidRPr="00162A7C" w:rsidRDefault="00A30A90" w:rsidP="00603DC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>Poslovne grešk</w:t>
      </w:r>
      <w:r w:rsidR="00717032" w:rsidRPr="00162A7C">
        <w:rPr>
          <w:sz w:val="24"/>
          <w:szCs w:val="24"/>
          <w:lang w:val="sr-Latn-RS"/>
        </w:rPr>
        <w:t>e</w:t>
      </w:r>
      <w:r w:rsidRPr="00162A7C">
        <w:rPr>
          <w:sz w:val="24"/>
          <w:szCs w:val="24"/>
          <w:lang w:val="sr-Latn-RS"/>
        </w:rPr>
        <w:t xml:space="preserve"> (engl. </w:t>
      </w:r>
      <w:r w:rsidRPr="00162A7C">
        <w:rPr>
          <w:i/>
          <w:iCs/>
          <w:sz w:val="24"/>
          <w:szCs w:val="24"/>
          <w:lang w:val="sr-Latn-RS"/>
        </w:rPr>
        <w:t>Business Error</w:t>
      </w:r>
      <w:r w:rsidRPr="00162A7C">
        <w:rPr>
          <w:sz w:val="24"/>
          <w:szCs w:val="24"/>
          <w:lang w:val="sr-Latn-RS"/>
        </w:rPr>
        <w:t xml:space="preserve">) – greške koje označavaju narušavanje poslovnih pravila aplikacije prilikom zahtevane operacije i koje obaveštavaju korisnika o razlogu greške uz dodatnu informaciju o načinu prevazilaženja problema ukoliko je moguće. Na primer: ugovor o putovanju nije moguće snimiti jer broj putnika prelazi preko dozvoljenog maksimuma, ugovor o putovanju nije moguće stornirati jer je već storniran itd. Osim toga ovde spadaju i greške kada korisnik nema prava da koristi zahtevani metod ili kada nije autentifikovan </w:t>
      </w:r>
      <w:r w:rsidR="00132EB9" w:rsidRPr="00162A7C">
        <w:rPr>
          <w:sz w:val="24"/>
          <w:szCs w:val="24"/>
          <w:lang w:val="sr-Latn-RS"/>
        </w:rPr>
        <w:t xml:space="preserve">(engl. </w:t>
      </w:r>
      <w:r w:rsidR="00132EB9" w:rsidRPr="00162A7C">
        <w:rPr>
          <w:i/>
          <w:iCs/>
          <w:sz w:val="24"/>
          <w:szCs w:val="24"/>
          <w:lang w:val="sr-Latn-RS"/>
        </w:rPr>
        <w:t>Access Denied</w:t>
      </w:r>
      <w:r w:rsidR="00132EB9" w:rsidRPr="00162A7C">
        <w:rPr>
          <w:sz w:val="24"/>
          <w:szCs w:val="24"/>
          <w:lang w:val="sr-Latn-RS"/>
        </w:rPr>
        <w:t>)</w:t>
      </w:r>
      <w:r w:rsidRPr="00162A7C">
        <w:rPr>
          <w:sz w:val="24"/>
          <w:szCs w:val="24"/>
          <w:lang w:val="sr-Latn-RS"/>
        </w:rPr>
        <w:t>, u kojim slučajevima se ne otkrivaju nikakve dodatne informacije</w:t>
      </w:r>
      <w:r w:rsidR="0087305E" w:rsidRPr="00162A7C">
        <w:rPr>
          <w:sz w:val="24"/>
          <w:szCs w:val="24"/>
          <w:lang w:val="sr-Latn-RS"/>
        </w:rPr>
        <w:t>, zatim greške kada je traženi objekat obrisan u međuvremenu ili kada je drugi korisnik promenio podatke u međuvremenu i sl</w:t>
      </w:r>
      <w:r w:rsidRPr="00162A7C">
        <w:rPr>
          <w:sz w:val="24"/>
          <w:szCs w:val="24"/>
          <w:lang w:val="sr-Latn-RS"/>
        </w:rPr>
        <w:t>.</w:t>
      </w:r>
    </w:p>
    <w:p w14:paraId="588BFBF9" w14:textId="4140688A" w:rsidR="00FA6751" w:rsidRPr="00162A7C" w:rsidRDefault="00717032" w:rsidP="00093722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>Sistemske g</w:t>
      </w:r>
      <w:r w:rsidR="00F8545D" w:rsidRPr="00162A7C">
        <w:rPr>
          <w:sz w:val="24"/>
          <w:szCs w:val="24"/>
          <w:lang w:val="sr-Latn-RS"/>
        </w:rPr>
        <w:t>rešk</w:t>
      </w:r>
      <w:r w:rsidRPr="00162A7C">
        <w:rPr>
          <w:sz w:val="24"/>
          <w:szCs w:val="24"/>
          <w:lang w:val="sr-Latn-RS"/>
        </w:rPr>
        <w:t xml:space="preserve">e </w:t>
      </w:r>
      <w:r w:rsidR="00132EB9" w:rsidRPr="00162A7C">
        <w:rPr>
          <w:sz w:val="24"/>
          <w:szCs w:val="24"/>
          <w:lang w:val="sr-Latn-RS"/>
        </w:rPr>
        <w:t xml:space="preserve">(engl. </w:t>
      </w:r>
      <w:r w:rsidRPr="00162A7C">
        <w:rPr>
          <w:i/>
          <w:iCs/>
          <w:sz w:val="24"/>
          <w:szCs w:val="24"/>
          <w:lang w:val="sr-Latn-RS"/>
        </w:rPr>
        <w:t>System E</w:t>
      </w:r>
      <w:r w:rsidR="00132EB9" w:rsidRPr="00162A7C">
        <w:rPr>
          <w:i/>
          <w:iCs/>
          <w:sz w:val="24"/>
          <w:szCs w:val="24"/>
          <w:lang w:val="sr-Latn-RS"/>
        </w:rPr>
        <w:t>rror</w:t>
      </w:r>
      <w:r w:rsidR="00132EB9" w:rsidRPr="00162A7C">
        <w:rPr>
          <w:sz w:val="24"/>
          <w:szCs w:val="24"/>
          <w:lang w:val="sr-Latn-RS"/>
        </w:rPr>
        <w:t xml:space="preserve">) </w:t>
      </w:r>
      <w:r w:rsidR="00FA6751" w:rsidRPr="00162A7C">
        <w:rPr>
          <w:sz w:val="24"/>
          <w:szCs w:val="24"/>
          <w:lang w:val="sr-Latn-RS"/>
        </w:rPr>
        <w:t xml:space="preserve">– </w:t>
      </w:r>
      <w:r w:rsidR="00A47380" w:rsidRPr="00162A7C">
        <w:rPr>
          <w:sz w:val="24"/>
          <w:szCs w:val="24"/>
          <w:lang w:val="sr-Latn-RS"/>
        </w:rPr>
        <w:t>o</w:t>
      </w:r>
      <w:r w:rsidR="00FA6751" w:rsidRPr="00162A7C">
        <w:rPr>
          <w:sz w:val="24"/>
          <w:szCs w:val="24"/>
          <w:lang w:val="sr-Latn-RS"/>
        </w:rPr>
        <w:t xml:space="preserve">značava da je došlo do greške </w:t>
      </w:r>
      <w:r w:rsidR="00132EB9" w:rsidRPr="00162A7C">
        <w:rPr>
          <w:sz w:val="24"/>
          <w:szCs w:val="24"/>
          <w:lang w:val="sr-Latn-RS"/>
        </w:rPr>
        <w:t>prilikom zahtevane operacije</w:t>
      </w:r>
      <w:r w:rsidRPr="00162A7C">
        <w:rPr>
          <w:sz w:val="24"/>
          <w:szCs w:val="24"/>
          <w:lang w:val="sr-Latn-RS"/>
        </w:rPr>
        <w:t>, pri čemu se radi o greškama koje ne može da otkloni korisnik nego je potrebno da kontaktira administratora sistema</w:t>
      </w:r>
      <w:r w:rsidR="00132EB9" w:rsidRPr="00162A7C">
        <w:rPr>
          <w:sz w:val="24"/>
          <w:szCs w:val="24"/>
          <w:lang w:val="sr-Latn-RS"/>
        </w:rPr>
        <w:t>. Na primer</w:t>
      </w:r>
      <w:r w:rsidRPr="00162A7C">
        <w:rPr>
          <w:sz w:val="24"/>
          <w:szCs w:val="24"/>
          <w:lang w:val="sr-Latn-RS"/>
        </w:rPr>
        <w:t>:</w:t>
      </w:r>
      <w:r w:rsidR="00132EB9" w:rsidRPr="00162A7C">
        <w:rPr>
          <w:sz w:val="24"/>
          <w:szCs w:val="24"/>
          <w:lang w:val="sr-Latn-RS"/>
        </w:rPr>
        <w:t xml:space="preserve"> </w:t>
      </w:r>
      <w:r w:rsidRPr="00162A7C">
        <w:rPr>
          <w:sz w:val="24"/>
          <w:szCs w:val="24"/>
          <w:lang w:val="sr-Latn-RS"/>
        </w:rPr>
        <w:t xml:space="preserve">server </w:t>
      </w:r>
      <w:r w:rsidR="00132EB9" w:rsidRPr="00162A7C">
        <w:rPr>
          <w:sz w:val="24"/>
          <w:szCs w:val="24"/>
          <w:lang w:val="sr-Latn-RS"/>
        </w:rPr>
        <w:t>baz</w:t>
      </w:r>
      <w:r w:rsidRPr="00162A7C">
        <w:rPr>
          <w:sz w:val="24"/>
          <w:szCs w:val="24"/>
          <w:lang w:val="sr-Latn-RS"/>
        </w:rPr>
        <w:t xml:space="preserve">e podataka </w:t>
      </w:r>
      <w:r w:rsidR="00132EB9" w:rsidRPr="00162A7C">
        <w:rPr>
          <w:sz w:val="24"/>
          <w:szCs w:val="24"/>
          <w:lang w:val="sr-Latn-RS"/>
        </w:rPr>
        <w:t>nije dostup</w:t>
      </w:r>
      <w:r w:rsidRPr="00162A7C">
        <w:rPr>
          <w:sz w:val="24"/>
          <w:szCs w:val="24"/>
          <w:lang w:val="sr-Latn-RS"/>
        </w:rPr>
        <w:t xml:space="preserve">an, neki drugi sistem sa kojim je Portal povezan nije dostupan, </w:t>
      </w:r>
      <w:r w:rsidR="00F56D39" w:rsidRPr="00162A7C">
        <w:rPr>
          <w:sz w:val="24"/>
          <w:szCs w:val="24"/>
          <w:lang w:val="sr-Latn-RS"/>
        </w:rPr>
        <w:t xml:space="preserve">narušen referencijalni integritet u bazi, </w:t>
      </w:r>
      <w:r w:rsidR="0087305E" w:rsidRPr="00162A7C">
        <w:rPr>
          <w:sz w:val="24"/>
          <w:szCs w:val="24"/>
          <w:lang w:val="sr-Latn-RS"/>
        </w:rPr>
        <w:t>a ovde spadaju i druge nepredviđene greške koje se mogu javiti u radu servisa, uključujući i greške koje mogu biti izazvane bug-ovima u sistemu</w:t>
      </w:r>
      <w:r w:rsidR="00132EB9" w:rsidRPr="00162A7C">
        <w:rPr>
          <w:sz w:val="24"/>
          <w:szCs w:val="24"/>
          <w:lang w:val="sr-Latn-RS"/>
        </w:rPr>
        <w:t>.</w:t>
      </w:r>
    </w:p>
    <w:p w14:paraId="5EF7422F" w14:textId="70FCEB6A" w:rsidR="0017072C" w:rsidRPr="00162A7C" w:rsidRDefault="0017072C" w:rsidP="0017072C">
      <w:pPr>
        <w:pStyle w:val="Heading2"/>
        <w:rPr>
          <w:lang w:eastAsia="zh-CN"/>
        </w:rPr>
      </w:pPr>
      <w:bookmarkStart w:id="15" w:name="_Toc35256209"/>
      <w:r w:rsidRPr="00162A7C">
        <w:rPr>
          <w:lang w:eastAsia="zh-CN"/>
        </w:rPr>
        <w:t>Obrada rezultata kroz HTTP Statuse</w:t>
      </w:r>
      <w:bookmarkEnd w:id="15"/>
    </w:p>
    <w:p w14:paraId="3155C361" w14:textId="22D3C0B5" w:rsidR="00093722" w:rsidRPr="00162A7C" w:rsidRDefault="00AA619D" w:rsidP="00511F59">
      <w:pPr>
        <w:rPr>
          <w:lang w:val="sr-Latn-RS" w:eastAsia="zh-CN"/>
        </w:rPr>
      </w:pPr>
      <w:r w:rsidRPr="00162A7C">
        <w:rPr>
          <w:lang w:val="sr-Latn-RS"/>
        </w:rPr>
        <w:t>API</w:t>
      </w:r>
      <w:r w:rsidR="00093722" w:rsidRPr="00162A7C">
        <w:rPr>
          <w:lang w:val="sr-Latn-RS" w:eastAsia="zh-CN"/>
        </w:rPr>
        <w:t xml:space="preserve"> će u skladu sa standardima koristiti </w:t>
      </w:r>
      <w:r w:rsidR="00FA6751" w:rsidRPr="00162A7C">
        <w:rPr>
          <w:lang w:val="sr-Latn-RS" w:eastAsia="zh-CN"/>
        </w:rPr>
        <w:t xml:space="preserve">standardne </w:t>
      </w:r>
      <w:r w:rsidR="00093722" w:rsidRPr="00162A7C">
        <w:rPr>
          <w:lang w:val="sr-Latn-RS" w:eastAsia="zh-CN"/>
        </w:rPr>
        <w:t xml:space="preserve">HTTP status kodove kako bi informisao pozivaoca </w:t>
      </w:r>
      <w:r w:rsidR="00FA6751" w:rsidRPr="00162A7C">
        <w:rPr>
          <w:lang w:val="sr-Latn-RS" w:eastAsia="zh-CN"/>
        </w:rPr>
        <w:t>o</w:t>
      </w:r>
      <w:r w:rsidR="00093722" w:rsidRPr="00162A7C">
        <w:rPr>
          <w:lang w:val="sr-Latn-RS" w:eastAsia="zh-CN"/>
        </w:rPr>
        <w:t xml:space="preserve"> ishodima akcija.</w:t>
      </w:r>
      <w:r w:rsidR="00FA6751" w:rsidRPr="00162A7C">
        <w:rPr>
          <w:lang w:val="sr-Latn-RS" w:eastAsia="zh-CN"/>
        </w:rPr>
        <w:t xml:space="preserve"> Statusi opisani u nastavku se </w:t>
      </w:r>
      <w:r w:rsidR="0017072C" w:rsidRPr="00162A7C">
        <w:rPr>
          <w:lang w:val="sr-Latn-RS" w:eastAsia="zh-CN"/>
        </w:rPr>
        <w:t>moraju</w:t>
      </w:r>
      <w:r w:rsidR="00FA6751" w:rsidRPr="00162A7C">
        <w:rPr>
          <w:lang w:val="sr-Latn-RS" w:eastAsia="zh-CN"/>
        </w:rPr>
        <w:t xml:space="preserve"> koristiti za proveru ishoda metoda:</w:t>
      </w:r>
    </w:p>
    <w:p w14:paraId="000849B0" w14:textId="745CAF73" w:rsidR="00FA6751" w:rsidRPr="00162A7C" w:rsidRDefault="00FA6751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>200 OK –</w:t>
      </w:r>
      <w:r w:rsidR="00F8545D" w:rsidRPr="00162A7C">
        <w:rPr>
          <w:sz w:val="24"/>
          <w:szCs w:val="24"/>
          <w:lang w:val="sr-Latn-RS"/>
        </w:rPr>
        <w:t xml:space="preserve"> </w:t>
      </w:r>
      <w:r w:rsidR="00A47380" w:rsidRPr="00162A7C">
        <w:rPr>
          <w:sz w:val="24"/>
          <w:szCs w:val="24"/>
          <w:lang w:val="sr-Latn-RS"/>
        </w:rPr>
        <w:t>m</w:t>
      </w:r>
      <w:r w:rsidRPr="00162A7C">
        <w:rPr>
          <w:sz w:val="24"/>
          <w:szCs w:val="24"/>
          <w:lang w:val="sr-Latn-RS"/>
        </w:rPr>
        <w:t>etoda je uspešno izvršena.</w:t>
      </w:r>
    </w:p>
    <w:p w14:paraId="41C394A3" w14:textId="22C3B834" w:rsidR="00FA6751" w:rsidRPr="00162A7C" w:rsidRDefault="00FA6751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 xml:space="preserve">201 Created – </w:t>
      </w:r>
      <w:r w:rsidR="00A47380" w:rsidRPr="00162A7C">
        <w:rPr>
          <w:sz w:val="24"/>
          <w:szCs w:val="24"/>
          <w:lang w:val="sr-Latn-RS"/>
        </w:rPr>
        <w:t>m</w:t>
      </w:r>
      <w:r w:rsidRPr="00162A7C">
        <w:rPr>
          <w:sz w:val="24"/>
          <w:szCs w:val="24"/>
          <w:lang w:val="sr-Latn-RS"/>
        </w:rPr>
        <w:t>etoda je uspešno izvršena uz napomenu da je novi objekat snimljen u sistemu (na primer ugovor ili polisa).</w:t>
      </w:r>
    </w:p>
    <w:p w14:paraId="135C0BCA" w14:textId="63E01EBE" w:rsidR="00FA6751" w:rsidRPr="00162A7C" w:rsidRDefault="00FA6751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 xml:space="preserve">204 No Content – </w:t>
      </w:r>
      <w:r w:rsidR="00A47380" w:rsidRPr="00162A7C">
        <w:rPr>
          <w:sz w:val="24"/>
          <w:szCs w:val="24"/>
          <w:lang w:val="sr-Latn-RS"/>
        </w:rPr>
        <w:t>m</w:t>
      </w:r>
      <w:r w:rsidRPr="00162A7C">
        <w:rPr>
          <w:sz w:val="24"/>
          <w:szCs w:val="24"/>
          <w:lang w:val="sr-Latn-RS"/>
        </w:rPr>
        <w:t>etoda uspešno izvršena u napomenu da je zahtevani objekat obrisan u sistemu (na primer ugovor ili polisa).</w:t>
      </w:r>
    </w:p>
    <w:p w14:paraId="3E9981D9" w14:textId="120B800F" w:rsidR="00FA6751" w:rsidRPr="00162A7C" w:rsidRDefault="00FA6751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 xml:space="preserve">400 Bad Request – </w:t>
      </w:r>
      <w:r w:rsidR="000D4C25" w:rsidRPr="00162A7C">
        <w:rPr>
          <w:sz w:val="24"/>
          <w:szCs w:val="24"/>
          <w:lang w:val="sr-Latn-RS"/>
        </w:rPr>
        <w:t xml:space="preserve">greška koja obaveštava korisnika da zahtevana operacija ne može da se izvrši i obuhvata sve Validacione i Poslovne </w:t>
      </w:r>
      <w:r w:rsidR="00F8545D" w:rsidRPr="00162A7C">
        <w:rPr>
          <w:sz w:val="24"/>
          <w:szCs w:val="24"/>
          <w:lang w:val="sr-Latn-RS"/>
        </w:rPr>
        <w:t>greške</w:t>
      </w:r>
      <w:r w:rsidR="000D4C25" w:rsidRPr="00162A7C">
        <w:rPr>
          <w:sz w:val="24"/>
          <w:szCs w:val="24"/>
          <w:lang w:val="sr-Latn-RS"/>
        </w:rPr>
        <w:t xml:space="preserve"> koje su opisane u prethodnom poglavlju izuzev grešaka za koje se koriste specifični 4XX statusi koji su opisani u nastavku</w:t>
      </w:r>
      <w:r w:rsidR="00F8545D" w:rsidRPr="00162A7C">
        <w:rPr>
          <w:sz w:val="24"/>
          <w:szCs w:val="24"/>
          <w:lang w:val="sr-Latn-RS"/>
        </w:rPr>
        <w:t>.</w:t>
      </w:r>
    </w:p>
    <w:p w14:paraId="34720F3C" w14:textId="0A374E72" w:rsidR="00767199" w:rsidRPr="00162A7C" w:rsidRDefault="00767199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 xml:space="preserve">401 </w:t>
      </w:r>
      <w:r w:rsidR="000D4C25" w:rsidRPr="00162A7C">
        <w:rPr>
          <w:sz w:val="24"/>
          <w:szCs w:val="24"/>
          <w:lang w:val="sr-Latn-RS"/>
        </w:rPr>
        <w:t>Unauthorized – greška koja obaveštava korisnika da zahtevana operacija ne može da se izvrše jer korisnik nije autentifikovan (korisnik nije poznat serveru).</w:t>
      </w:r>
    </w:p>
    <w:p w14:paraId="5A461952" w14:textId="53A3D6A5" w:rsidR="00FA6751" w:rsidRPr="00162A7C" w:rsidRDefault="00FA6751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 xml:space="preserve">403 Forbidden – </w:t>
      </w:r>
      <w:r w:rsidR="000D4C25" w:rsidRPr="00162A7C">
        <w:rPr>
          <w:sz w:val="24"/>
          <w:szCs w:val="24"/>
          <w:lang w:val="sr-Latn-RS"/>
        </w:rPr>
        <w:t>greška koja obaveštava korisnika da zahtevana operacija ne može da se izvrši jer korisnik nema potrebna prava</w:t>
      </w:r>
      <w:r w:rsidR="00F56D39" w:rsidRPr="00162A7C">
        <w:rPr>
          <w:sz w:val="24"/>
          <w:szCs w:val="24"/>
          <w:lang w:val="sr-Latn-RS"/>
        </w:rPr>
        <w:t xml:space="preserve"> (korisnik je autentifikovan, tj. poznat serveru)</w:t>
      </w:r>
      <w:r w:rsidR="00F8545D" w:rsidRPr="00162A7C">
        <w:rPr>
          <w:sz w:val="24"/>
          <w:szCs w:val="24"/>
          <w:lang w:val="sr-Latn-RS"/>
        </w:rPr>
        <w:t>.</w:t>
      </w:r>
    </w:p>
    <w:p w14:paraId="7E10C891" w14:textId="33146574" w:rsidR="00F56D39" w:rsidRPr="00162A7C" w:rsidRDefault="00F56D39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lastRenderedPageBreak/>
        <w:t>404 Not Found – greška koja obaveštava korisnika da zahtevama strana/metoda ne postoji.</w:t>
      </w:r>
    </w:p>
    <w:p w14:paraId="227A25AE" w14:textId="1378217B" w:rsidR="00F8545D" w:rsidRPr="00162A7C" w:rsidRDefault="00F8545D" w:rsidP="00FA6751">
      <w:pPr>
        <w:pStyle w:val="ListParagraph"/>
        <w:numPr>
          <w:ilvl w:val="0"/>
          <w:numId w:val="8"/>
        </w:numPr>
        <w:ind w:left="720"/>
        <w:jc w:val="both"/>
        <w:rPr>
          <w:sz w:val="24"/>
          <w:szCs w:val="24"/>
          <w:lang w:val="sr-Latn-RS"/>
        </w:rPr>
      </w:pPr>
      <w:r w:rsidRPr="00162A7C">
        <w:rPr>
          <w:sz w:val="24"/>
          <w:szCs w:val="24"/>
          <w:lang w:val="sr-Latn-RS"/>
        </w:rPr>
        <w:t xml:space="preserve">500 Internal Server Error – </w:t>
      </w:r>
      <w:r w:rsidR="00F56D39" w:rsidRPr="00162A7C">
        <w:rPr>
          <w:sz w:val="24"/>
          <w:szCs w:val="24"/>
          <w:lang w:val="sr-Latn-RS"/>
        </w:rPr>
        <w:t xml:space="preserve">greška koja obaveštava korisnika da zahtevana operacija ne može da se izvrši usled </w:t>
      </w:r>
      <w:r w:rsidR="00A47380" w:rsidRPr="00162A7C">
        <w:rPr>
          <w:sz w:val="24"/>
          <w:szCs w:val="24"/>
          <w:lang w:val="sr-Latn-RS"/>
        </w:rPr>
        <w:t>i</w:t>
      </w:r>
      <w:r w:rsidRPr="00162A7C">
        <w:rPr>
          <w:sz w:val="24"/>
          <w:szCs w:val="24"/>
          <w:lang w:val="sr-Latn-RS"/>
        </w:rPr>
        <w:t>ntern</w:t>
      </w:r>
      <w:r w:rsidR="00F56D39" w:rsidRPr="00162A7C">
        <w:rPr>
          <w:sz w:val="24"/>
          <w:szCs w:val="24"/>
          <w:lang w:val="sr-Latn-RS"/>
        </w:rPr>
        <w:t xml:space="preserve">e </w:t>
      </w:r>
      <w:r w:rsidRPr="00162A7C">
        <w:rPr>
          <w:sz w:val="24"/>
          <w:szCs w:val="24"/>
          <w:lang w:val="sr-Latn-RS"/>
        </w:rPr>
        <w:t>grešk</w:t>
      </w:r>
      <w:r w:rsidR="00F56D39" w:rsidRPr="00162A7C">
        <w:rPr>
          <w:sz w:val="24"/>
          <w:szCs w:val="24"/>
          <w:lang w:val="sr-Latn-RS"/>
        </w:rPr>
        <w:t>e na serveru i ovaj status obuhvata sve Sistemske greške koje su opisane u prethodnom poglavlju</w:t>
      </w:r>
      <w:r w:rsidRPr="00162A7C">
        <w:rPr>
          <w:sz w:val="24"/>
          <w:szCs w:val="24"/>
          <w:lang w:val="sr-Latn-RS"/>
        </w:rPr>
        <w:t>.</w:t>
      </w:r>
    </w:p>
    <w:p w14:paraId="45A09B3D" w14:textId="1523444E" w:rsidR="0099055A" w:rsidRPr="00162A7C" w:rsidRDefault="0099055A" w:rsidP="0099055A">
      <w:pPr>
        <w:pStyle w:val="Heading2"/>
        <w:rPr>
          <w:lang w:eastAsia="zh-CN"/>
        </w:rPr>
      </w:pPr>
      <w:bookmarkStart w:id="16" w:name="_Toc35256210"/>
      <w:r w:rsidRPr="00162A7C">
        <w:rPr>
          <w:lang w:eastAsia="zh-CN"/>
        </w:rPr>
        <w:t>Pretraživanje i sortiranje</w:t>
      </w:r>
      <w:bookmarkEnd w:id="16"/>
    </w:p>
    <w:p w14:paraId="02A929E1" w14:textId="712FFE70" w:rsidR="0099055A" w:rsidRPr="006870BA" w:rsidRDefault="0099055A" w:rsidP="0099055A">
      <w:pPr>
        <w:rPr>
          <w:lang w:val="sr-Latn-RS"/>
          <w:rPrChange w:id="17" w:author="Marin Markić" w:date="2020-03-18T11:43:00Z">
            <w:rPr>
              <w:lang w:val="sr-Latn-RS"/>
            </w:rPr>
          </w:rPrChange>
        </w:rPr>
      </w:pPr>
      <w:r w:rsidRPr="00162A7C">
        <w:rPr>
          <w:lang w:val="sr-Latn-RS"/>
        </w:rPr>
        <w:t xml:space="preserve">Metode za učitavanje liste turističkih agencija, polisa i ugovora imaju ograničenje u broju rezultata koje vraćaju zbog velikog broja podataka u sistemu. Zato ove tri metode kao ulazni parametar primaju posebne filter objekte, koji su definisani u tehničkom delu specifikacije. Pomoću ovih objekata podržavano je pretraživanje podataka po mnogim tekstualnim poljima, datumima, statusima, i sortiranje rezultata po jednom ili više parametara. </w:t>
      </w:r>
      <w:ins w:id="18" w:author="Marin Markić" w:date="2020-03-18T11:43:00Z">
        <w:r w:rsidR="006870BA">
          <w:rPr>
            <w:lang w:val="sr-Latn-RS"/>
          </w:rPr>
          <w:t>S</w:t>
        </w:r>
      </w:ins>
      <w:ins w:id="19" w:author="Marin Markić" w:date="2020-03-18T11:44:00Z">
        <w:r w:rsidR="006870BA">
          <w:rPr>
            <w:lang w:val="sr-Latn-RS"/>
          </w:rPr>
          <w:t>traničenje rezultata (paginacija) je omogućena pomoću parametara za broj stranice i broj rezultata po jednoj stranici</w:t>
        </w:r>
      </w:ins>
      <w:ins w:id="20" w:author="Marin Markić" w:date="2020-03-18T11:45:00Z">
        <w:r w:rsidR="006870BA">
          <w:rPr>
            <w:lang w:val="sr-Latn-RS"/>
          </w:rPr>
          <w:t xml:space="preserve">. Pored rezultata navedene metode vraćaju i </w:t>
        </w:r>
      </w:ins>
      <w:ins w:id="21" w:author="Marin Markić" w:date="2020-03-18T11:51:00Z">
        <w:r w:rsidR="00ED6040">
          <w:rPr>
            <w:lang w:val="sr-Latn-RS"/>
          </w:rPr>
          <w:t xml:space="preserve">ukupan broj rezultata, trenutnu stranicu i broj stranica i broj rezultata na stranici. </w:t>
        </w:r>
      </w:ins>
      <w:bookmarkStart w:id="22" w:name="_GoBack"/>
      <w:bookmarkEnd w:id="22"/>
    </w:p>
    <w:p w14:paraId="04F04140" w14:textId="29C85BF3" w:rsidR="00CB40A0" w:rsidRPr="00162A7C" w:rsidRDefault="00CB40A0" w:rsidP="00CB40A0">
      <w:pPr>
        <w:pStyle w:val="Heading2"/>
        <w:rPr>
          <w:lang w:eastAsia="zh-CN"/>
        </w:rPr>
      </w:pPr>
      <w:bookmarkStart w:id="23" w:name="_Toc35256211"/>
      <w:r w:rsidRPr="00162A7C">
        <w:rPr>
          <w:lang w:eastAsia="zh-CN"/>
        </w:rPr>
        <w:t>Swagger</w:t>
      </w:r>
      <w:bookmarkEnd w:id="23"/>
      <w:r w:rsidRPr="00162A7C">
        <w:rPr>
          <w:lang w:eastAsia="zh-CN"/>
        </w:rPr>
        <w:t xml:space="preserve"> </w:t>
      </w:r>
    </w:p>
    <w:p w14:paraId="0C252657" w14:textId="34DCC06A" w:rsidR="00461320" w:rsidRPr="00162A7C" w:rsidRDefault="003E24CD" w:rsidP="0099055A">
      <w:pPr>
        <w:rPr>
          <w:lang w:val="sr-Latn-RS"/>
        </w:rPr>
      </w:pPr>
      <w:r w:rsidRPr="00162A7C">
        <w:rPr>
          <w:lang w:val="sr-Latn-RS"/>
        </w:rPr>
        <w:t>Standardni Swagger alat je uključen i može se koristiti kao dodatni izvor informacija. Swagger prikazuje spisak svih metoda, sa ulaznim i izlaznim parametrima metoda</w:t>
      </w:r>
      <w:r w:rsidR="00461320" w:rsidRPr="00162A7C">
        <w:rPr>
          <w:lang w:val="sr-Latn-RS"/>
        </w:rPr>
        <w:t>, i primerima</w:t>
      </w:r>
      <w:r w:rsidRPr="00162A7C">
        <w:rPr>
          <w:lang w:val="sr-Latn-RS"/>
        </w:rPr>
        <w:t xml:space="preserve">. </w:t>
      </w:r>
      <w:r w:rsidR="00CB40A0" w:rsidRPr="00162A7C">
        <w:rPr>
          <w:lang w:val="sr-Latn-RS"/>
        </w:rPr>
        <w:t>API</w:t>
      </w:r>
      <w:r w:rsidRPr="00162A7C">
        <w:rPr>
          <w:lang w:val="sr-Latn-RS"/>
        </w:rPr>
        <w:t xml:space="preserve"> metode se mogu direktno pozivati kroz Swagger u cilju testiranja i pregleda izlaznih podataka. </w:t>
      </w:r>
      <w:r w:rsidR="00CB40A0" w:rsidRPr="00162A7C">
        <w:rPr>
          <w:lang w:val="sr-Latn-RS"/>
        </w:rPr>
        <w:t xml:space="preserve"> </w:t>
      </w:r>
      <w:r w:rsidR="00461320" w:rsidRPr="00162A7C">
        <w:rPr>
          <w:lang w:val="sr-Latn-RS"/>
        </w:rPr>
        <w:t>Alat je omogućen isključivo na test okruženju i nalazi se na sledećoj adresi:</w:t>
      </w:r>
    </w:p>
    <w:p w14:paraId="3B96AE15" w14:textId="32F92409" w:rsidR="00461320" w:rsidRPr="00162A7C" w:rsidRDefault="00E45C1E" w:rsidP="00461320">
      <w:pPr>
        <w:rPr>
          <w:lang w:val="sr-Latn-RS"/>
        </w:rPr>
      </w:pPr>
      <w:hyperlink r:id="rId10" w:history="1">
        <w:r w:rsidR="00A53E55" w:rsidRPr="00162A7C">
          <w:rPr>
            <w:rStyle w:val="Hyperlink"/>
            <w:lang w:val="sr-Latn-RS"/>
          </w:rPr>
          <w:t>https://testapi.udruzenje-osiguravaca-srbije.com/swagger/</w:t>
        </w:r>
      </w:hyperlink>
    </w:p>
    <w:p w14:paraId="17AA5F8B" w14:textId="00546FBA" w:rsidR="00461320" w:rsidRPr="00162A7C" w:rsidRDefault="00461320" w:rsidP="00461320">
      <w:pPr>
        <w:pStyle w:val="Heading2"/>
        <w:rPr>
          <w:lang w:eastAsia="zh-CN"/>
        </w:rPr>
      </w:pPr>
      <w:bookmarkStart w:id="24" w:name="_Toc35256212"/>
      <w:r w:rsidRPr="00162A7C">
        <w:rPr>
          <w:lang w:eastAsia="zh-CN"/>
        </w:rPr>
        <w:t xml:space="preserve">Tehnička </w:t>
      </w:r>
      <w:r w:rsidR="00FF2C29" w:rsidRPr="00162A7C">
        <w:rPr>
          <w:lang w:eastAsia="zh-CN"/>
        </w:rPr>
        <w:t>dokumentacija</w:t>
      </w:r>
      <w:bookmarkEnd w:id="24"/>
    </w:p>
    <w:p w14:paraId="37459EF7" w14:textId="4B158C9A" w:rsidR="00CB40A0" w:rsidRPr="00162A7C" w:rsidRDefault="00FF2C29" w:rsidP="000F6359">
      <w:pPr>
        <w:rPr>
          <w:lang w:val="sr-Latn-RS"/>
        </w:rPr>
      </w:pPr>
      <w:r w:rsidRPr="00162A7C">
        <w:rPr>
          <w:lang w:val="sr-Latn-RS"/>
        </w:rPr>
        <w:t>Uz ovo upustvo priložen je i poseban „Compiled HTML Help“ dokument sa nazivom „UOS PortalTA API Documentation.chm“</w:t>
      </w:r>
      <w:r w:rsidR="00461320" w:rsidRPr="00162A7C">
        <w:rPr>
          <w:lang w:val="sr-Latn-RS"/>
        </w:rPr>
        <w:t xml:space="preserve"> </w:t>
      </w:r>
      <w:r w:rsidR="000F6359" w:rsidRPr="00162A7C">
        <w:rPr>
          <w:lang w:val="sr-Latn-RS"/>
        </w:rPr>
        <w:t xml:space="preserve">. Ovaj fajl sadrži detaljnu tehničku dokumentaciju koju je potrebno koristiti u cilju integracije. </w:t>
      </w:r>
      <w:r w:rsidRPr="00162A7C">
        <w:rPr>
          <w:lang w:val="sr-Latn-RS"/>
        </w:rPr>
        <w:t>Tehnička dokumentacija API servisa sadrži potpis svih API metoda, zajedno sa svim ulaznim i izlaznim objektima i opisom svih metoda, polja i svojstava.</w:t>
      </w:r>
    </w:p>
    <w:p w14:paraId="2177BE0E" w14:textId="53A06DF7" w:rsidR="00465843" w:rsidRPr="00162A7C" w:rsidRDefault="00465843" w:rsidP="00465843">
      <w:pPr>
        <w:pStyle w:val="Heading1"/>
        <w:rPr>
          <w:lang w:val="sr-Latn-RS" w:eastAsia="zh-CN"/>
        </w:rPr>
      </w:pPr>
      <w:bookmarkStart w:id="25" w:name="_Toc33639894"/>
      <w:bookmarkStart w:id="26" w:name="_Toc35256213"/>
      <w:bookmarkEnd w:id="0"/>
      <w:bookmarkEnd w:id="1"/>
      <w:bookmarkEnd w:id="2"/>
      <w:bookmarkEnd w:id="3"/>
      <w:bookmarkEnd w:id="25"/>
      <w:r w:rsidRPr="00162A7C">
        <w:rPr>
          <w:lang w:val="sr-Latn-RS" w:eastAsia="zh-CN"/>
        </w:rPr>
        <w:t>Primer integracije</w:t>
      </w:r>
      <w:bookmarkEnd w:id="26"/>
    </w:p>
    <w:p w14:paraId="4E9F4622" w14:textId="07463354" w:rsidR="00465843" w:rsidRPr="00162A7C" w:rsidRDefault="00465843" w:rsidP="00465843">
      <w:pPr>
        <w:pStyle w:val="Heading2"/>
        <w:rPr>
          <w:lang w:eastAsia="zh-CN"/>
        </w:rPr>
      </w:pPr>
      <w:bookmarkStart w:id="27" w:name="_Toc35256214"/>
      <w:r w:rsidRPr="00162A7C">
        <w:rPr>
          <w:lang w:eastAsia="zh-CN"/>
        </w:rPr>
        <w:t>Integracija u .NET</w:t>
      </w:r>
      <w:bookmarkEnd w:id="27"/>
    </w:p>
    <w:p w14:paraId="1D07697B" w14:textId="161149F3" w:rsidR="00736D6D" w:rsidRPr="00162A7C" w:rsidRDefault="00736D6D" w:rsidP="00736D6D">
      <w:pPr>
        <w:ind w:firstLine="576"/>
        <w:rPr>
          <w:lang w:val="sr-Latn-RS"/>
        </w:rPr>
      </w:pPr>
      <w:r w:rsidRPr="00162A7C">
        <w:rPr>
          <w:lang w:val="sr-Latn-RS"/>
        </w:rPr>
        <w:t xml:space="preserve">U nastavku su </w:t>
      </w:r>
      <w:r w:rsidR="009A6F67" w:rsidRPr="00162A7C">
        <w:rPr>
          <w:lang w:val="sr-Latn-RS"/>
        </w:rPr>
        <w:t xml:space="preserve">prikazani </w:t>
      </w:r>
      <w:r w:rsidRPr="00162A7C">
        <w:rPr>
          <w:lang w:val="sr-Latn-RS"/>
        </w:rPr>
        <w:t>primeri</w:t>
      </w:r>
      <w:r w:rsidR="00864FA1" w:rsidRPr="00162A7C">
        <w:rPr>
          <w:lang w:val="sr-Latn-RS"/>
        </w:rPr>
        <w:t xml:space="preserve"> programskog k</w:t>
      </w:r>
      <w:r w:rsidR="009A6F67" w:rsidRPr="00162A7C">
        <w:rPr>
          <w:rFonts w:cstheme="minorHAnsi"/>
          <w:lang w:val="sr-Latn-RS"/>
        </w:rPr>
        <w:t>ô</w:t>
      </w:r>
      <w:r w:rsidR="00864FA1" w:rsidRPr="00162A7C">
        <w:rPr>
          <w:lang w:val="sr-Latn-RS"/>
        </w:rPr>
        <w:t>da</w:t>
      </w:r>
      <w:r w:rsidRPr="00162A7C">
        <w:rPr>
          <w:lang w:val="sr-Latn-RS"/>
        </w:rPr>
        <w:t xml:space="preserve"> </w:t>
      </w:r>
      <w:r w:rsidR="001D3FA1" w:rsidRPr="00162A7C">
        <w:rPr>
          <w:lang w:val="sr-Latn-RS"/>
        </w:rPr>
        <w:t>implementirani u jeziku C#. Primeri</w:t>
      </w:r>
      <w:r w:rsidRPr="00162A7C">
        <w:rPr>
          <w:lang w:val="sr-Latn-RS"/>
        </w:rPr>
        <w:t xml:space="preserve"> </w:t>
      </w:r>
      <w:r w:rsidR="00864FA1" w:rsidRPr="00162A7C">
        <w:rPr>
          <w:lang w:val="sr-Latn-RS"/>
        </w:rPr>
        <w:t>se mogu koristiti</w:t>
      </w:r>
      <w:r w:rsidRPr="00162A7C">
        <w:rPr>
          <w:lang w:val="sr-Latn-RS"/>
        </w:rPr>
        <w:t xml:space="preserve"> za integraciju web servisa </w:t>
      </w:r>
      <w:r w:rsidR="00864FA1" w:rsidRPr="00162A7C">
        <w:rPr>
          <w:lang w:val="sr-Latn-RS"/>
        </w:rPr>
        <w:t xml:space="preserve">sa sistemima koji su </w:t>
      </w:r>
      <w:r w:rsidRPr="00162A7C">
        <w:rPr>
          <w:lang w:val="sr-Latn-RS"/>
        </w:rPr>
        <w:t xml:space="preserve">implementirani </w:t>
      </w:r>
      <w:r w:rsidR="001D3FA1" w:rsidRPr="00162A7C">
        <w:rPr>
          <w:lang w:val="sr-Latn-RS"/>
        </w:rPr>
        <w:t>u .NET tehnologijama.</w:t>
      </w:r>
      <w:r w:rsidR="009A6F67" w:rsidRPr="00162A7C">
        <w:rPr>
          <w:lang w:val="sr-Latn-RS"/>
        </w:rPr>
        <w:t xml:space="preserve"> Na sličan način se može implementirati integracija u Javi i </w:t>
      </w:r>
      <w:r w:rsidR="00877B39" w:rsidRPr="00162A7C">
        <w:rPr>
          <w:lang w:val="sr-Latn-RS"/>
        </w:rPr>
        <w:t>sličnim</w:t>
      </w:r>
      <w:r w:rsidR="009A6F67" w:rsidRPr="00162A7C">
        <w:rPr>
          <w:lang w:val="sr-Latn-RS"/>
        </w:rPr>
        <w:t xml:space="preserve"> jezicima. </w:t>
      </w:r>
      <w:r w:rsidR="001D3FA1" w:rsidRPr="00162A7C">
        <w:rPr>
          <w:lang w:val="sr-Latn-RS"/>
        </w:rPr>
        <w:t xml:space="preserve"> </w:t>
      </w:r>
      <w:r w:rsidR="00F252FB" w:rsidRPr="00162A7C">
        <w:rPr>
          <w:lang w:val="sr-Latn-RS"/>
        </w:rPr>
        <w:t>Primeri su implementirani u verziji 4.8 .NET frameworka.</w:t>
      </w:r>
      <w:r w:rsidR="00A53E55" w:rsidRPr="00162A7C">
        <w:rPr>
          <w:lang w:val="sr-Latn-RS"/>
        </w:rPr>
        <w:t xml:space="preserve"> </w:t>
      </w:r>
    </w:p>
    <w:p w14:paraId="304EA514" w14:textId="545551BD" w:rsidR="00A53E55" w:rsidRPr="00162A7C" w:rsidRDefault="00A53E55" w:rsidP="00736D6D">
      <w:pPr>
        <w:ind w:firstLine="576"/>
        <w:rPr>
          <w:lang w:val="sr-Latn-RS"/>
        </w:rPr>
      </w:pPr>
      <w:r w:rsidRPr="00162A7C">
        <w:rPr>
          <w:lang w:val="sr-Latn-RS"/>
        </w:rPr>
        <w:t>Primeri poziva svih metoda su implementirani u Test projektu koji je priložen uz ovo uputstvo.</w:t>
      </w:r>
    </w:p>
    <w:p w14:paraId="58CF27BF" w14:textId="618B1886" w:rsidR="00736D6D" w:rsidRPr="00162A7C" w:rsidRDefault="00736D6D" w:rsidP="009A6F67">
      <w:pPr>
        <w:spacing w:before="120"/>
        <w:ind w:firstLine="576"/>
        <w:rPr>
          <w:lang w:val="sr-Latn-RS"/>
        </w:rPr>
      </w:pPr>
      <w:r w:rsidRPr="00162A7C">
        <w:rPr>
          <w:lang w:val="sr-Latn-RS"/>
        </w:rPr>
        <w:lastRenderedPageBreak/>
        <w:t>Za pozive metoda</w:t>
      </w:r>
      <w:r w:rsidR="001D3FA1" w:rsidRPr="00162A7C">
        <w:rPr>
          <w:lang w:val="sr-Latn-RS"/>
        </w:rPr>
        <w:t xml:space="preserve"> web servisa</w:t>
      </w:r>
      <w:r w:rsidRPr="00162A7C">
        <w:rPr>
          <w:lang w:val="sr-Latn-RS"/>
        </w:rPr>
        <w:t xml:space="preserve"> koristimo klasu </w:t>
      </w:r>
      <w:r w:rsidRPr="00162A7C">
        <w:rPr>
          <w:color w:val="4F81BD" w:themeColor="accent1"/>
          <w:lang w:val="sr-Latn-RS"/>
        </w:rPr>
        <w:t xml:space="preserve">HttpClient </w:t>
      </w:r>
      <w:r w:rsidRPr="00162A7C">
        <w:rPr>
          <w:lang w:val="sr-Latn-RS"/>
        </w:rPr>
        <w:t>koja se nalazi u</w:t>
      </w:r>
      <w:r w:rsidR="00864FA1" w:rsidRPr="00162A7C">
        <w:rPr>
          <w:lang w:val="sr-Latn-RS"/>
        </w:rPr>
        <w:t xml:space="preserve"> namespace-u</w:t>
      </w:r>
      <w:r w:rsidRPr="00162A7C">
        <w:rPr>
          <w:lang w:val="sr-Latn-RS"/>
        </w:rPr>
        <w:t xml:space="preserve"> </w:t>
      </w:r>
      <w:r w:rsidRPr="00162A7C">
        <w:rPr>
          <w:color w:val="4F81BD" w:themeColor="accent1"/>
          <w:lang w:val="sr-Latn-RS"/>
        </w:rPr>
        <w:t>System.Net.Http</w:t>
      </w:r>
      <w:r w:rsidRPr="00162A7C">
        <w:rPr>
          <w:lang w:val="sr-Latn-RS"/>
        </w:rPr>
        <w:t xml:space="preserve">. </w:t>
      </w:r>
      <w:r w:rsidR="009A6F67" w:rsidRPr="00162A7C">
        <w:rPr>
          <w:lang w:val="sr-Latn-RS"/>
        </w:rPr>
        <w:t>Napravljeni</w:t>
      </w:r>
      <w:r w:rsidRPr="00162A7C">
        <w:rPr>
          <w:lang w:val="sr-Latn-RS"/>
        </w:rPr>
        <w:t xml:space="preserve"> client objekat se zatim koristi prilikom poziva svake metode. Preporuka je da se</w:t>
      </w:r>
      <w:r w:rsidR="009A6F67" w:rsidRPr="00162A7C">
        <w:rPr>
          <w:lang w:val="sr-Latn-RS"/>
        </w:rPr>
        <w:t xml:space="preserve"> za sve pozive</w:t>
      </w:r>
      <w:r w:rsidRPr="00162A7C">
        <w:rPr>
          <w:lang w:val="sr-Latn-RS"/>
        </w:rPr>
        <w:t xml:space="preserve"> koristi jedan statički client objekat.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736D6D" w:rsidRPr="00162A7C" w14:paraId="0DA68F3F" w14:textId="77777777" w:rsidTr="0099055A">
        <w:trPr>
          <w:trHeight w:val="1457"/>
        </w:trPr>
        <w:tc>
          <w:tcPr>
            <w:tcW w:w="9017" w:type="dxa"/>
          </w:tcPr>
          <w:p w14:paraId="656A6CC8" w14:textId="16EAC7C9" w:rsidR="00736D6D" w:rsidRPr="00162A7C" w:rsidRDefault="00736D6D" w:rsidP="009A6F67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HttpClient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client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HttpClient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();</w:t>
            </w:r>
          </w:p>
          <w:p w14:paraId="3EDC29FF" w14:textId="77777777" w:rsidR="00736D6D" w:rsidRPr="00162A7C" w:rsidRDefault="00736D6D" w:rsidP="009A6F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client.BaseAddress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Uri(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"apiurl"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1F43E059" w14:textId="77777777" w:rsidR="00736D6D" w:rsidRPr="00162A7C" w:rsidRDefault="00736D6D" w:rsidP="009A6F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client.DefaultRequestHeaders.Accept.Clear();</w:t>
            </w:r>
          </w:p>
          <w:p w14:paraId="0A027F77" w14:textId="77777777" w:rsidR="00736D6D" w:rsidRPr="00162A7C" w:rsidRDefault="00736D6D" w:rsidP="009A6F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client.DefaultRequestHeaders.Accept.Add(</w:t>
            </w:r>
          </w:p>
          <w:p w14:paraId="73C5FDCD" w14:textId="4C34395A" w:rsidR="00736D6D" w:rsidRPr="00162A7C" w:rsidRDefault="00736D6D" w:rsidP="00A63083">
            <w:pPr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MediaTypeWithQualityHeaderValue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"application/json"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));</w:t>
            </w:r>
          </w:p>
        </w:tc>
      </w:tr>
    </w:tbl>
    <w:p w14:paraId="5932CC32" w14:textId="5049DB82" w:rsidR="009A6F67" w:rsidRPr="00162A7C" w:rsidRDefault="00864FA1" w:rsidP="009A6F67">
      <w:pPr>
        <w:spacing w:before="120"/>
        <w:ind w:firstLine="0"/>
        <w:rPr>
          <w:lang w:val="sr-Latn-RS"/>
        </w:rPr>
      </w:pPr>
      <w:r w:rsidRPr="00162A7C">
        <w:rPr>
          <w:lang w:val="sr-Latn-RS"/>
        </w:rPr>
        <w:tab/>
        <w:t xml:space="preserve">Web servis podatke razmenjuje u JSON formatu. Za pripremu JSON podataka u ovim primerima koristimo bilbioteku </w:t>
      </w:r>
      <w:r w:rsidRPr="00162A7C">
        <w:rPr>
          <w:color w:val="4F81BD" w:themeColor="accent1"/>
          <w:lang w:val="sr-Latn-RS"/>
        </w:rPr>
        <w:t>Newtonsoft.Json</w:t>
      </w:r>
      <w:r w:rsidR="00F252FB" w:rsidRPr="00162A7C">
        <w:rPr>
          <w:color w:val="4F81BD" w:themeColor="accent1"/>
          <w:lang w:val="sr-Latn-RS"/>
        </w:rPr>
        <w:t xml:space="preserve"> </w:t>
      </w:r>
      <w:r w:rsidR="00F252FB" w:rsidRPr="00162A7C">
        <w:rPr>
          <w:lang w:val="sr-Latn-RS"/>
        </w:rPr>
        <w:t>(12.0.3)</w:t>
      </w:r>
      <w:r w:rsidRPr="00162A7C">
        <w:rPr>
          <w:lang w:val="sr-Latn-RS"/>
        </w:rPr>
        <w:t xml:space="preserve"> koja se može instalirati putem nugeta</w:t>
      </w:r>
      <w:r w:rsidR="009A6F67" w:rsidRPr="00162A7C">
        <w:rPr>
          <w:lang w:val="sr-Latn-RS"/>
        </w:rPr>
        <w:t xml:space="preserve">, a može se koristiti bilo koja biblioteka koja </w:t>
      </w:r>
      <w:r w:rsidR="004779D9" w:rsidRPr="00162A7C">
        <w:rPr>
          <w:lang w:val="sr-Latn-RS"/>
        </w:rPr>
        <w:t>podržava rad sa JSON formatima</w:t>
      </w:r>
      <w:r w:rsidR="009A6F67" w:rsidRPr="00162A7C">
        <w:rPr>
          <w:lang w:val="sr-Latn-RS"/>
        </w:rPr>
        <w:t>.</w:t>
      </w:r>
    </w:p>
    <w:p w14:paraId="3C76EDF5" w14:textId="744CDC90" w:rsidR="00FB301A" w:rsidRPr="00162A7C" w:rsidRDefault="00FB301A" w:rsidP="009A6F67">
      <w:pPr>
        <w:spacing w:before="120"/>
        <w:ind w:firstLine="0"/>
        <w:rPr>
          <w:lang w:val="sr-Latn-RS"/>
        </w:rPr>
      </w:pPr>
      <w:r w:rsidRPr="00162A7C">
        <w:rPr>
          <w:lang w:val="sr-Latn-RS"/>
        </w:rPr>
        <w:tab/>
        <w:t>U primerima se koriste stringovi „apiurl“, „APIUsername“ i „APIPassword“ koje korisnik treba zameniti sa dodeljenim vrednostima. Zamena za vrednost „apiurl“ treba da bude adresa web servisa, koja je navedena u uvodnom poglavlju ovog dokumenta.</w:t>
      </w:r>
      <w:r w:rsidR="00A53E55" w:rsidRPr="00162A7C">
        <w:rPr>
          <w:lang w:val="sr-Latn-RS"/>
        </w:rPr>
        <w:t xml:space="preserve"> Treba napomenuti da adresa uvek završava sa tekstom „api/“.</w:t>
      </w:r>
    </w:p>
    <w:p w14:paraId="1C72557A" w14:textId="5D39AECA" w:rsidR="00736D6D" w:rsidRPr="00162A7C" w:rsidRDefault="00864FA1" w:rsidP="009A6F67">
      <w:pPr>
        <w:rPr>
          <w:lang w:val="sr-Latn-RS"/>
        </w:rPr>
      </w:pPr>
      <w:r w:rsidRPr="00162A7C">
        <w:rPr>
          <w:lang w:val="sr-Latn-RS"/>
        </w:rPr>
        <w:t xml:space="preserve">Sve metode web servisa se mogu pozivati samo ukoliko je </w:t>
      </w:r>
      <w:r w:rsidR="00B87926" w:rsidRPr="00162A7C">
        <w:rPr>
          <w:lang w:val="sr-Latn-RS"/>
        </w:rPr>
        <w:t>korisnik autenti</w:t>
      </w:r>
      <w:r w:rsidR="00A53E55" w:rsidRPr="00162A7C">
        <w:rPr>
          <w:lang w:val="sr-Latn-RS"/>
        </w:rPr>
        <w:t>fi</w:t>
      </w:r>
      <w:r w:rsidR="00B87926" w:rsidRPr="00162A7C">
        <w:rPr>
          <w:lang w:val="sr-Latn-RS"/>
        </w:rPr>
        <w:t>kovan. Autenti</w:t>
      </w:r>
      <w:r w:rsidR="00A53E55" w:rsidRPr="00162A7C">
        <w:rPr>
          <w:lang w:val="sr-Latn-RS"/>
        </w:rPr>
        <w:t>fi</w:t>
      </w:r>
      <w:r w:rsidR="00B87926" w:rsidRPr="00162A7C">
        <w:rPr>
          <w:lang w:val="sr-Latn-RS"/>
        </w:rPr>
        <w:t>kacij</w:t>
      </w:r>
      <w:r w:rsidR="00A53E55" w:rsidRPr="00162A7C">
        <w:rPr>
          <w:lang w:val="sr-Latn-RS"/>
        </w:rPr>
        <w:t>a</w:t>
      </w:r>
      <w:r w:rsidR="00B87926" w:rsidRPr="00162A7C">
        <w:rPr>
          <w:lang w:val="sr-Latn-RS"/>
        </w:rPr>
        <w:t xml:space="preserve"> se postiže generisanjem tokena koji je zatim potrebno prosleđivati u svakom zahtevu. Token se generiše pozivom metode „</w:t>
      </w:r>
      <w:r w:rsidR="00B87926" w:rsidRPr="00162A7C">
        <w:rPr>
          <w:color w:val="4F81BD" w:themeColor="accent1"/>
          <w:lang w:val="sr-Latn-RS"/>
        </w:rPr>
        <w:t>CreateToken</w:t>
      </w:r>
      <w:r w:rsidR="00B87926" w:rsidRPr="00162A7C">
        <w:rPr>
          <w:lang w:val="sr-Latn-RS"/>
        </w:rPr>
        <w:t>“ prosleđivanjem koris</w:t>
      </w:r>
      <w:r w:rsidR="009A6F67" w:rsidRPr="00162A7C">
        <w:rPr>
          <w:lang w:val="sr-Latn-RS"/>
        </w:rPr>
        <w:t>ni</w:t>
      </w:r>
      <w:r w:rsidR="00B87926" w:rsidRPr="00162A7C">
        <w:rPr>
          <w:lang w:val="sr-Latn-RS"/>
        </w:rPr>
        <w:t>č</w:t>
      </w:r>
      <w:r w:rsidR="00286054" w:rsidRPr="00162A7C">
        <w:rPr>
          <w:lang w:val="sr-Latn-RS"/>
        </w:rPr>
        <w:t>k</w:t>
      </w:r>
      <w:r w:rsidR="00B87926" w:rsidRPr="00162A7C">
        <w:rPr>
          <w:lang w:val="sr-Latn-RS"/>
        </w:rPr>
        <w:t>og imena i lozinke API korisnika, kao što je prikazano u nastavku: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736D6D" w:rsidRPr="00162A7C" w14:paraId="29189F4B" w14:textId="77777777" w:rsidTr="00A53E55">
        <w:trPr>
          <w:trHeight w:val="2015"/>
        </w:trPr>
        <w:tc>
          <w:tcPr>
            <w:tcW w:w="9017" w:type="dxa"/>
          </w:tcPr>
          <w:p w14:paraId="5513353F" w14:textId="77777777" w:rsidR="00864FA1" w:rsidRPr="00162A7C" w:rsidRDefault="00736D6D" w:rsidP="00864FA1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json =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JsonConvert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.SerializeObject(</w:t>
            </w:r>
          </w:p>
          <w:p w14:paraId="41CBFF0D" w14:textId="7219E60A" w:rsidR="00736D6D" w:rsidRPr="00162A7C" w:rsidRDefault="00864FA1" w:rsidP="009A6F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      </w:t>
            </w:r>
            <w:r w:rsidR="00736D6D"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new </w:t>
            </w:r>
            <w:r w:rsidR="00736D6D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{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="00736D6D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UserName = </w:t>
            </w:r>
            <w:r w:rsidR="00736D6D"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"APIUsername"</w:t>
            </w:r>
            <w:r w:rsidR="00736D6D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="00736D6D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Password = </w:t>
            </w:r>
            <w:r w:rsidR="00736D6D"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"APIPassword"</w:t>
            </w:r>
            <w:r w:rsidR="00736D6D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});</w:t>
            </w:r>
          </w:p>
          <w:p w14:paraId="4A0468AB" w14:textId="77777777" w:rsidR="00736D6D" w:rsidRPr="00162A7C" w:rsidRDefault="00736D6D" w:rsidP="0096039B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</w:p>
          <w:p w14:paraId="24CF66FF" w14:textId="59F1A891" w:rsidR="00736D6D" w:rsidRPr="00162A7C" w:rsidRDefault="00736D6D" w:rsidP="009A6F67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var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data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StringContent(json, UnicodeEncoding.UTF8,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"application/json"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43AF16C2" w14:textId="77777777" w:rsidR="00736D6D" w:rsidRPr="00162A7C" w:rsidRDefault="00736D6D" w:rsidP="009A6F67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client.PostAsync(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"CreateToken"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 data);</w:t>
            </w:r>
          </w:p>
          <w:p w14:paraId="2F08ED50" w14:textId="77777777" w:rsidR="00736D6D" w:rsidRPr="00162A7C" w:rsidRDefault="00736D6D" w:rsidP="009A6F67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</w:p>
          <w:p w14:paraId="7B41DF18" w14:textId="58D28621" w:rsidR="00736D6D" w:rsidRPr="00162A7C" w:rsidRDefault="00736D6D" w:rsidP="009A6F67">
            <w:pPr>
              <w:autoSpaceDE w:val="0"/>
              <w:autoSpaceDN w:val="0"/>
              <w:adjustRightInd w:val="0"/>
              <w:ind w:firstLine="0"/>
              <w:rPr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string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token = </w:t>
            </w:r>
            <w:r w:rsidR="00A53E5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result.Replace(</w:t>
            </w:r>
            <w:r w:rsidR="00A53E55"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"\""</w:t>
            </w:r>
            <w:r w:rsidR="00A53E5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, </w:t>
            </w:r>
            <w:r w:rsidR="00A53E55"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""</w:t>
            </w:r>
            <w:r w:rsidR="00A53E5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</w:tc>
      </w:tr>
    </w:tbl>
    <w:p w14:paraId="399FAD40" w14:textId="039FD784" w:rsidR="00F1533D" w:rsidRPr="00162A7C" w:rsidRDefault="00B87926" w:rsidP="009A6F67">
      <w:pPr>
        <w:spacing w:before="120"/>
        <w:ind w:firstLine="677"/>
        <w:rPr>
          <w:lang w:val="sr-Latn-RS"/>
        </w:rPr>
      </w:pPr>
      <w:r w:rsidRPr="00162A7C">
        <w:rPr>
          <w:lang w:val="sr-Latn-RS"/>
        </w:rPr>
        <w:t xml:space="preserve">Generisani token važi 30 minuta i potrebno ga je dodati u </w:t>
      </w:r>
      <w:r w:rsidRPr="00162A7C">
        <w:rPr>
          <w:i/>
          <w:iCs/>
          <w:lang w:val="sr-Latn-RS"/>
        </w:rPr>
        <w:t>Authorization</w:t>
      </w:r>
      <w:r w:rsidRPr="00162A7C">
        <w:rPr>
          <w:lang w:val="sr-Latn-RS"/>
        </w:rPr>
        <w:t xml:space="preserve"> </w:t>
      </w:r>
      <w:r w:rsidR="00DD055F" w:rsidRPr="00162A7C">
        <w:rPr>
          <w:lang w:val="sr-Latn-RS"/>
        </w:rPr>
        <w:t>header</w:t>
      </w:r>
      <w:r w:rsidR="009A6F67" w:rsidRPr="00162A7C">
        <w:rPr>
          <w:lang w:val="sr-Latn-RS"/>
        </w:rPr>
        <w:t xml:space="preserve"> svakog narednog zahteva</w:t>
      </w:r>
      <w:r w:rsidRPr="00162A7C">
        <w:rPr>
          <w:lang w:val="sr-Latn-R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B87926" w:rsidRPr="00162A7C" w14:paraId="7C232871" w14:textId="77777777" w:rsidTr="00B87926">
        <w:tc>
          <w:tcPr>
            <w:tcW w:w="9017" w:type="dxa"/>
          </w:tcPr>
          <w:p w14:paraId="26901F8D" w14:textId="77777777" w:rsidR="00B87926" w:rsidRPr="00162A7C" w:rsidRDefault="00B87926" w:rsidP="00B87926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client.DefaultRequestHeaders.Authorization = </w:t>
            </w:r>
          </w:p>
          <w:p w14:paraId="1E03355E" w14:textId="72852CAA" w:rsidR="00B87926" w:rsidRPr="00162A7C" w:rsidRDefault="00DD055F" w:rsidP="00B87926">
            <w:pPr>
              <w:ind w:firstLine="0"/>
              <w:rPr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    </w:t>
            </w:r>
            <w:r w:rsidR="00B87926"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="00B87926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="00B87926"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AuthenticationHeaderValue</w:t>
            </w:r>
            <w:r w:rsidR="00B87926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(</w:t>
            </w:r>
            <w:r w:rsidR="00B87926"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"Bearer"</w:t>
            </w:r>
            <w:r w:rsidR="00B87926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 token);</w:t>
            </w:r>
          </w:p>
        </w:tc>
      </w:tr>
    </w:tbl>
    <w:p w14:paraId="181F737E" w14:textId="418C736C" w:rsidR="00B87926" w:rsidRPr="00162A7C" w:rsidRDefault="00DD055F" w:rsidP="00B87926">
      <w:pPr>
        <w:rPr>
          <w:lang w:val="sr-Latn-RS"/>
        </w:rPr>
      </w:pPr>
      <w:r w:rsidRPr="00162A7C">
        <w:rPr>
          <w:lang w:val="sr-Latn-RS"/>
        </w:rPr>
        <w:t>Nakon podešavanja tokena metode web servisa se mogu pozivati pomoću client objekta. U nastavku je primer poziva nekoliko Get</w:t>
      </w:r>
      <w:r w:rsidR="0085347E" w:rsidRPr="00162A7C">
        <w:rPr>
          <w:lang w:val="sr-Latn-RS"/>
        </w:rPr>
        <w:t xml:space="preserve"> metoda.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95"/>
      </w:tblGrid>
      <w:tr w:rsidR="00DD055F" w:rsidRPr="00162A7C" w14:paraId="17D2BC43" w14:textId="77777777" w:rsidTr="009A6F67">
        <w:trPr>
          <w:trHeight w:val="620"/>
        </w:trPr>
        <w:tc>
          <w:tcPr>
            <w:tcW w:w="8995" w:type="dxa"/>
          </w:tcPr>
          <w:p w14:paraId="73E7B699" w14:textId="77777777" w:rsidR="00DD055F" w:rsidRPr="00162A7C" w:rsidRDefault="00DD055F" w:rsidP="00B87926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client.GetAsync(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"GetCountries"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30F73C58" w14:textId="2913AB5F" w:rsidR="00DD055F" w:rsidRPr="00162A7C" w:rsidRDefault="00DD055F" w:rsidP="00B87926">
            <w:pPr>
              <w:ind w:firstLine="0"/>
              <w:rPr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</w:p>
        </w:tc>
      </w:tr>
      <w:tr w:rsidR="004F5BC1" w:rsidRPr="00162A7C" w14:paraId="6F8A5866" w14:textId="77777777" w:rsidTr="009A6F67">
        <w:trPr>
          <w:trHeight w:val="620"/>
        </w:trPr>
        <w:tc>
          <w:tcPr>
            <w:tcW w:w="8995" w:type="dxa"/>
          </w:tcPr>
          <w:p w14:paraId="365AD04A" w14:textId="277C3934" w:rsidR="004F5BC1" w:rsidRPr="00162A7C" w:rsidRDefault="004F5BC1" w:rsidP="004F5BC1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client.GetAsync(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"GetCountry/1"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628A5276" w14:textId="3B513E23" w:rsidR="004F5BC1" w:rsidRPr="00162A7C" w:rsidRDefault="004F5BC1" w:rsidP="00B87926">
            <w:pPr>
              <w:ind w:firstLine="0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</w:p>
        </w:tc>
      </w:tr>
    </w:tbl>
    <w:p w14:paraId="6411D5D7" w14:textId="450DED02" w:rsidR="00DD055F" w:rsidRPr="00162A7C" w:rsidRDefault="009A6F67" w:rsidP="009A6F67">
      <w:pPr>
        <w:spacing w:before="120"/>
        <w:ind w:firstLine="677"/>
        <w:rPr>
          <w:lang w:val="sr-Latn-RS"/>
        </w:rPr>
      </w:pPr>
      <w:r w:rsidRPr="00162A7C">
        <w:rPr>
          <w:lang w:val="sr-Latn-RS"/>
        </w:rPr>
        <w:t xml:space="preserve">Ukoliko status metode pokazuje da se metoda uspešno izvršila, rezultat metode je u JSON formatu i može deserijalizovati u objekat. </w:t>
      </w:r>
      <w:r w:rsidR="0085347E" w:rsidRPr="00162A7C">
        <w:rPr>
          <w:lang w:val="sr-Latn-RS"/>
        </w:rPr>
        <w:t xml:space="preserve">U nastavku su primeri za poziv Post metoda sa </w:t>
      </w:r>
      <w:r w:rsidR="008B2165" w:rsidRPr="00162A7C">
        <w:rPr>
          <w:lang w:val="sr-Latn-RS"/>
        </w:rPr>
        <w:t xml:space="preserve">različitim </w:t>
      </w:r>
      <w:r w:rsidR="0085347E" w:rsidRPr="00162A7C">
        <w:rPr>
          <w:lang w:val="sr-Latn-RS"/>
        </w:rPr>
        <w:t xml:space="preserve">parametrima.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85347E" w:rsidRPr="00162A7C" w14:paraId="59C39773" w14:textId="77777777" w:rsidTr="009A6F67">
        <w:trPr>
          <w:trHeight w:val="1367"/>
        </w:trPr>
        <w:tc>
          <w:tcPr>
            <w:tcW w:w="9017" w:type="dxa"/>
          </w:tcPr>
          <w:p w14:paraId="75CE394D" w14:textId="6778B5D0" w:rsidR="0085347E" w:rsidRPr="00162A7C" w:rsidRDefault="0085347E" w:rsidP="009A6F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lastRenderedPageBreak/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json =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JsonConvert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.SerializeObject(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new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{});</w:t>
            </w:r>
          </w:p>
          <w:p w14:paraId="03793B48" w14:textId="77777777" w:rsidR="0085347E" w:rsidRPr="00162A7C" w:rsidRDefault="0085347E" w:rsidP="0085347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var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data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StringContent(json, UnicodeEncoding.UTF8,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"application/json"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21EDCC92" w14:textId="77777777" w:rsidR="0085347E" w:rsidRPr="00162A7C" w:rsidRDefault="0085347E" w:rsidP="004F5BC1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client.PostAsync(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"GetTravelContracts"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 data);</w:t>
            </w:r>
          </w:p>
          <w:p w14:paraId="075EC54C" w14:textId="3ACDBD8E" w:rsidR="0085347E" w:rsidRPr="00162A7C" w:rsidRDefault="0085347E" w:rsidP="004F5BC1">
            <w:pPr>
              <w:ind w:firstLine="0"/>
              <w:rPr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</w:p>
        </w:tc>
      </w:tr>
      <w:tr w:rsidR="0085347E" w:rsidRPr="00162A7C" w14:paraId="08EA014A" w14:textId="77777777" w:rsidTr="009A6F67">
        <w:trPr>
          <w:trHeight w:val="2780"/>
        </w:trPr>
        <w:tc>
          <w:tcPr>
            <w:tcW w:w="9017" w:type="dxa"/>
          </w:tcPr>
          <w:p w14:paraId="2CBC175D" w14:textId="1785165E" w:rsidR="0085347E" w:rsidRPr="00162A7C" w:rsidRDefault="0085347E" w:rsidP="009A6F67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json =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JsonConvert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.SerializeObject(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new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{</w:t>
            </w:r>
          </w:p>
          <w:p w14:paraId="46D91D48" w14:textId="56AD8EBF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 xml:space="preserve">ContractorEmailAddressContains =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"@gmail.com"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</w:t>
            </w:r>
          </w:p>
          <w:p w14:paraId="12452C79" w14:textId="14ACB8A0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ContractStatusIdEquals = 1,</w:t>
            </w:r>
          </w:p>
          <w:p w14:paraId="02C7E538" w14:textId="6E4339C0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 xml:space="preserve">SortCriteria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List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&lt;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SortDTO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&gt;() {</w:t>
            </w:r>
          </w:p>
          <w:p w14:paraId="49B13EDB" w14:textId="365F9802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SortDTO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() { Name =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"ContractorName"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, Asc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true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},</w:t>
            </w:r>
          </w:p>
          <w:p w14:paraId="2FC5232A" w14:textId="0C673F83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SortDTO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() { Name =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"ContractorEmailAddress"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, Asc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false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}</w:t>
            </w:r>
          </w:p>
          <w:p w14:paraId="39EE0CC8" w14:textId="77A5A058" w:rsidR="0085347E" w:rsidRPr="00162A7C" w:rsidRDefault="0085347E" w:rsidP="009A6F67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}</w:t>
            </w:r>
          </w:p>
          <w:p w14:paraId="610C6CBF" w14:textId="665DDCD7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});</w:t>
            </w:r>
          </w:p>
          <w:p w14:paraId="34B4CEC7" w14:textId="77777777" w:rsidR="0085347E" w:rsidRPr="00162A7C" w:rsidRDefault="0085347E" w:rsidP="0085347E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var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data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StringContent(json, UnicodeEncoding.UTF8,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"application/json"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176D77A5" w14:textId="77777777" w:rsidR="0085347E" w:rsidRPr="00162A7C" w:rsidRDefault="0085347E" w:rsidP="0085347E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client.PostAsync(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"GetTravelContracts"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 data);</w:t>
            </w:r>
          </w:p>
          <w:p w14:paraId="243E665F" w14:textId="5D93B621" w:rsidR="0085347E" w:rsidRPr="00162A7C" w:rsidRDefault="0085347E" w:rsidP="0085347E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</w:p>
        </w:tc>
      </w:tr>
      <w:tr w:rsidR="008B4ABA" w:rsidRPr="00162A7C" w14:paraId="5F13DDA2" w14:textId="77777777" w:rsidTr="0085347E">
        <w:trPr>
          <w:trHeight w:val="2780"/>
        </w:trPr>
        <w:tc>
          <w:tcPr>
            <w:tcW w:w="9017" w:type="dxa"/>
          </w:tcPr>
          <w:p w14:paraId="050EA1FF" w14:textId="77777777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json =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JsonConvert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.SerializeObject(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new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{</w:t>
            </w:r>
          </w:p>
          <w:p w14:paraId="7804322C" w14:textId="47F7697A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 xml:space="preserve">DeparturePlace =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"Beograd"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</w:t>
            </w:r>
          </w:p>
          <w:p w14:paraId="5405BB38" w14:textId="7996588A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 xml:space="preserve">DestinationPlace =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"Pariz"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</w:t>
            </w:r>
          </w:p>
          <w:p w14:paraId="7AEC2949" w14:textId="17CFA391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TravelContractValueInCurrency = 250,</w:t>
            </w:r>
          </w:p>
          <w:p w14:paraId="50F8BC78" w14:textId="13C2A7DA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TravelContractValueInRSD = 32000,</w:t>
            </w:r>
          </w:p>
          <w:p w14:paraId="689C1C52" w14:textId="0A95E790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NumberOfPassengers = 1,</w:t>
            </w:r>
          </w:p>
          <w:p w14:paraId="33E134AA" w14:textId="0A12C73D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                  … etc</w:t>
            </w:r>
          </w:p>
          <w:p w14:paraId="2711F3CF" w14:textId="11FB1688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});</w:t>
            </w:r>
          </w:p>
          <w:p w14:paraId="76C323F0" w14:textId="77777777" w:rsidR="008B4ABA" w:rsidRPr="00162A7C" w:rsidRDefault="008B4ABA" w:rsidP="008B4ABA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var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data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StringContent(json, UnicodeEncoding.UTF8,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"application/json"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3746A2ED" w14:textId="08E9AE41" w:rsidR="008B4ABA" w:rsidRPr="00162A7C" w:rsidRDefault="008B4ABA" w:rsidP="008B4ABA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client.PostAsync(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"SaveTravelContract"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 data);</w:t>
            </w:r>
          </w:p>
          <w:p w14:paraId="6E3AC13B" w14:textId="2BE537F0" w:rsidR="008B4ABA" w:rsidRPr="00162A7C" w:rsidRDefault="008B4ABA" w:rsidP="008B4ABA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</w:p>
        </w:tc>
      </w:tr>
    </w:tbl>
    <w:p w14:paraId="1BA7701F" w14:textId="25AC16CE" w:rsidR="00DD055F" w:rsidRPr="00162A7C" w:rsidRDefault="00A63083" w:rsidP="009A6F67">
      <w:pPr>
        <w:spacing w:before="120"/>
        <w:ind w:firstLine="0"/>
        <w:rPr>
          <w:lang w:val="sr-Latn-RS"/>
        </w:rPr>
      </w:pPr>
      <w:r w:rsidRPr="00162A7C">
        <w:rPr>
          <w:lang w:val="sr-Latn-RS"/>
        </w:rPr>
        <w:tab/>
        <w:t>Primer poziva Delete metode.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A63083" w:rsidRPr="00162A7C" w14:paraId="7272F1D8" w14:textId="77777777" w:rsidTr="00A53E55">
        <w:trPr>
          <w:trHeight w:val="1970"/>
        </w:trPr>
        <w:tc>
          <w:tcPr>
            <w:tcW w:w="9017" w:type="dxa"/>
          </w:tcPr>
          <w:p w14:paraId="71101AC0" w14:textId="77777777" w:rsidR="00A53E55" w:rsidRPr="00162A7C" w:rsidRDefault="00A53E55" w:rsidP="00A53E55">
            <w:pPr>
              <w:autoSpaceDE w:val="0"/>
              <w:autoSpaceDN w:val="0"/>
              <w:adjustRightInd w:val="0"/>
              <w:spacing w:after="0"/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json = </w:t>
            </w: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JsonConvert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.SerializeObject(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new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{</w:t>
            </w:r>
          </w:p>
          <w:p w14:paraId="11DF1A6F" w14:textId="1BFE7A8C" w:rsidR="00A53E55" w:rsidRPr="00162A7C" w:rsidRDefault="00A53E55" w:rsidP="00A53E55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Id = 1,</w:t>
            </w:r>
          </w:p>
          <w:p w14:paraId="105AC1C3" w14:textId="77777777" w:rsidR="00A53E55" w:rsidRPr="00162A7C" w:rsidRDefault="00A53E55" w:rsidP="00A53E55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ab/>
              <w:t>Version = 1</w:t>
            </w:r>
          </w:p>
          <w:p w14:paraId="6EA5271D" w14:textId="557A8B20" w:rsidR="00A53E55" w:rsidRPr="00162A7C" w:rsidRDefault="00A53E55" w:rsidP="00A63083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});</w:t>
            </w:r>
          </w:p>
          <w:p w14:paraId="5938231D" w14:textId="1CAA9747" w:rsidR="00A53E55" w:rsidRPr="00162A7C" w:rsidRDefault="00A53E55" w:rsidP="00A53E55">
            <w:pPr>
              <w:autoSpaceDE w:val="0"/>
              <w:autoSpaceDN w:val="0"/>
              <w:adjustRightInd w:val="0"/>
              <w:ind w:firstLine="0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var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data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new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StringContent(json, UnicodeEncoding.UTF8,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"application/json"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661FE7E5" w14:textId="77777777" w:rsidR="00A53E55" w:rsidRPr="00162A7C" w:rsidRDefault="00A53E55" w:rsidP="00A63083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</w:pPr>
          </w:p>
          <w:p w14:paraId="7E9C8569" w14:textId="6372552C" w:rsidR="00A63083" w:rsidRPr="00162A7C" w:rsidRDefault="00A63083" w:rsidP="00A63083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</w:t>
            </w:r>
            <w:r w:rsidR="00A53E5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Post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"DeleteTravelContract"</w:t>
            </w:r>
            <w:r w:rsidR="00A53E5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,</w:t>
            </w:r>
            <w:r w:rsidR="00A53E55"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 xml:space="preserve"> </w:t>
            </w:r>
            <w:r w:rsidR="00A53E5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data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6DC9D165" w14:textId="070EFF8C" w:rsidR="00A63083" w:rsidRPr="00162A7C" w:rsidRDefault="00A63083" w:rsidP="004F5BC1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>Assert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.IsTrue(response.StatusCode</w:t>
            </w:r>
            <w:r w:rsidR="008B216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==</w:t>
            </w:r>
            <w:r w:rsidR="008B216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HttpStatusCode.NoContent);</w:t>
            </w:r>
            <w:r w:rsidR="008B2165"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</w:t>
            </w:r>
          </w:p>
        </w:tc>
      </w:tr>
    </w:tbl>
    <w:p w14:paraId="1E0AFBB8" w14:textId="44F78411" w:rsidR="00A63083" w:rsidRPr="00162A7C" w:rsidRDefault="00A63083" w:rsidP="009A6F67">
      <w:pPr>
        <w:spacing w:before="120"/>
        <w:ind w:firstLine="0"/>
        <w:rPr>
          <w:lang w:val="sr-Latn-RS"/>
        </w:rPr>
      </w:pPr>
      <w:r w:rsidRPr="00162A7C">
        <w:rPr>
          <w:lang w:val="sr-Latn-RS"/>
        </w:rPr>
        <w:tab/>
        <w:t xml:space="preserve">Primer poziva metode za generisanje i snimanje štampane PDF potvrde.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8B2165" w:rsidRPr="00162A7C" w14:paraId="16294278" w14:textId="77777777" w:rsidTr="00A53E55">
        <w:trPr>
          <w:trHeight w:val="1097"/>
        </w:trPr>
        <w:tc>
          <w:tcPr>
            <w:tcW w:w="9017" w:type="dxa"/>
          </w:tcPr>
          <w:p w14:paraId="1B4D0784" w14:textId="77777777" w:rsidR="008B2165" w:rsidRPr="00162A7C" w:rsidRDefault="008B2165" w:rsidP="00A63083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70C0"/>
                <w:sz w:val="19"/>
                <w:szCs w:val="19"/>
                <w:lang w:val="sr-Latn-RS"/>
              </w:rPr>
              <w:t xml:space="preserve">HttpResponseMessage 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response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client.GetAsync(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"GetTravelGuaranteePDF/1"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397B03D7" w14:textId="77777777" w:rsidR="00A53E55" w:rsidRPr="00162A7C" w:rsidRDefault="00A53E55" w:rsidP="008B2165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string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result = 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>await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 response.Content.ReadAsStringAsync();</w:t>
            </w:r>
            <w:r w:rsidRPr="00162A7C">
              <w:rPr>
                <w:rFonts w:ascii="Consolas" w:hAnsi="Consolas" w:cs="Consolas"/>
                <w:color w:val="0000FF"/>
                <w:sz w:val="19"/>
                <w:szCs w:val="19"/>
                <w:lang w:val="sr-Latn-RS"/>
              </w:rPr>
              <w:t xml:space="preserve"> </w:t>
            </w:r>
          </w:p>
          <w:p w14:paraId="0DEC35A9" w14:textId="46FA4DD7" w:rsidR="00A53E55" w:rsidRPr="00162A7C" w:rsidRDefault="00A53E55" w:rsidP="00A53E55">
            <w:pPr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result = result.Replace(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"\""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, 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);</w:t>
            </w:r>
          </w:p>
          <w:p w14:paraId="74D12299" w14:textId="79A05CCB" w:rsidR="008B2165" w:rsidRPr="00162A7C" w:rsidRDefault="00A53E55" w:rsidP="00A53E55">
            <w:pPr>
              <w:ind w:firstLine="0"/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</w:pPr>
            <w:r w:rsidRPr="00162A7C">
              <w:rPr>
                <w:rFonts w:ascii="Consolas" w:hAnsi="Consolas" w:cs="Consolas"/>
                <w:color w:val="4F81BD" w:themeColor="accent1"/>
                <w:sz w:val="19"/>
                <w:szCs w:val="19"/>
                <w:lang w:val="sr-Latn-RS"/>
              </w:rPr>
              <w:t>File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.WriteAllBytes(</w:t>
            </w:r>
            <w:r w:rsidRPr="00162A7C">
              <w:rPr>
                <w:rFonts w:ascii="Consolas" w:hAnsi="Consolas" w:cs="Consolas"/>
                <w:color w:val="A31515"/>
                <w:sz w:val="19"/>
                <w:szCs w:val="19"/>
                <w:lang w:val="sr-Latn-RS"/>
              </w:rPr>
              <w:t>"Test.pdf"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 xml:space="preserve">, </w:t>
            </w:r>
            <w:r w:rsidRPr="00162A7C">
              <w:rPr>
                <w:rFonts w:ascii="Consolas" w:hAnsi="Consolas" w:cs="Consolas"/>
                <w:color w:val="4F81BD" w:themeColor="accent1"/>
                <w:sz w:val="19"/>
                <w:szCs w:val="19"/>
                <w:lang w:val="sr-Latn-RS"/>
              </w:rPr>
              <w:t>Convert</w:t>
            </w:r>
            <w:r w:rsidRPr="00162A7C">
              <w:rPr>
                <w:rFonts w:ascii="Consolas" w:hAnsi="Consolas" w:cs="Consolas"/>
                <w:color w:val="000000"/>
                <w:sz w:val="19"/>
                <w:szCs w:val="19"/>
                <w:lang w:val="sr-Latn-RS"/>
              </w:rPr>
              <w:t>.FromBase64String(result));</w:t>
            </w:r>
          </w:p>
        </w:tc>
      </w:tr>
    </w:tbl>
    <w:p w14:paraId="66926AF2" w14:textId="77777777" w:rsidR="008B2165" w:rsidRPr="00162A7C" w:rsidRDefault="008B2165" w:rsidP="00A63083">
      <w:pPr>
        <w:ind w:firstLine="0"/>
        <w:rPr>
          <w:lang w:val="sr-Latn-RS"/>
        </w:rPr>
      </w:pPr>
    </w:p>
    <w:sectPr w:rsidR="008B2165" w:rsidRPr="00162A7C" w:rsidSect="009B30E7">
      <w:headerReference w:type="default" r:id="rId11"/>
      <w:footerReference w:type="default" r:id="rId12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9A170A" w14:textId="77777777" w:rsidR="00E45C1E" w:rsidRDefault="00E45C1E" w:rsidP="0033691D">
      <w:pPr>
        <w:pStyle w:val="TitleMain"/>
      </w:pPr>
      <w:r>
        <w:separator/>
      </w:r>
    </w:p>
  </w:endnote>
  <w:endnote w:type="continuationSeparator" w:id="0">
    <w:p w14:paraId="5A4E99F5" w14:textId="77777777" w:rsidR="00E45C1E" w:rsidRDefault="00E45C1E" w:rsidP="0033691D">
      <w:pPr>
        <w:pStyle w:val="TitleMain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 57">
    <w:altName w:val="Arial Narrow"/>
    <w:charset w:val="00"/>
    <w:family w:val="auto"/>
    <w:pitch w:val="variable"/>
    <w:sig w:usb0="00000001" w:usb1="00000000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A0EC5E" w14:textId="77777777" w:rsidR="00A627D9" w:rsidRPr="00194B8E" w:rsidRDefault="00A627D9" w:rsidP="000B2DA7">
    <w:pPr>
      <w:pStyle w:val="Footer"/>
      <w:rPr>
        <w:rStyle w:val="PageNumber"/>
      </w:rPr>
    </w:pPr>
  </w:p>
  <w:p w14:paraId="70988EEA" w14:textId="40F9FCBD" w:rsidR="00A627D9" w:rsidRPr="00701043" w:rsidRDefault="00A627D9" w:rsidP="000B2DA7">
    <w:pPr>
      <w:pStyle w:val="Footer"/>
    </w:pPr>
    <w:r w:rsidRPr="00701043">
      <w:rPr>
        <w:rStyle w:val="PageNumber"/>
        <w:rFonts w:ascii="Calibri" w:hAnsi="Calibri"/>
      </w:rPr>
      <w:fldChar w:fldCharType="begin"/>
    </w:r>
    <w:r w:rsidRPr="00701043">
      <w:rPr>
        <w:rStyle w:val="PageNumber"/>
        <w:rFonts w:ascii="Calibri" w:hAnsi="Calibri"/>
      </w:rPr>
      <w:instrText xml:space="preserve"> PAGE </w:instrText>
    </w:r>
    <w:r w:rsidRPr="00701043">
      <w:rPr>
        <w:rStyle w:val="PageNumber"/>
        <w:rFonts w:ascii="Calibri" w:hAnsi="Calibri"/>
      </w:rPr>
      <w:fldChar w:fldCharType="separate"/>
    </w:r>
    <w:r>
      <w:rPr>
        <w:rStyle w:val="PageNumber"/>
        <w:rFonts w:ascii="Calibri" w:hAnsi="Calibri"/>
      </w:rPr>
      <w:t>6</w:t>
    </w:r>
    <w:r w:rsidRPr="00701043">
      <w:rPr>
        <w:rStyle w:val="PageNumber"/>
        <w:rFonts w:ascii="Calibri" w:hAnsi="Calibri"/>
      </w:rPr>
      <w:fldChar w:fldCharType="end"/>
    </w:r>
  </w:p>
  <w:p w14:paraId="3F777F41" w14:textId="77777777" w:rsidR="00A627D9" w:rsidRDefault="00A627D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9874A3" w14:textId="77777777" w:rsidR="00E45C1E" w:rsidRDefault="00E45C1E" w:rsidP="0033691D">
      <w:pPr>
        <w:pStyle w:val="TitleMain"/>
      </w:pPr>
      <w:r>
        <w:separator/>
      </w:r>
    </w:p>
  </w:footnote>
  <w:footnote w:type="continuationSeparator" w:id="0">
    <w:p w14:paraId="6347BA20" w14:textId="77777777" w:rsidR="00E45C1E" w:rsidRDefault="00E45C1E" w:rsidP="0033691D">
      <w:pPr>
        <w:pStyle w:val="TitleMain"/>
      </w:pPr>
      <w:r>
        <w:continuationSeparator/>
      </w:r>
    </w:p>
  </w:footnote>
  <w:footnote w:id="1">
    <w:p w14:paraId="2CDA2A67" w14:textId="19A069C3" w:rsidR="00421A53" w:rsidRPr="00B0300F" w:rsidRDefault="00421A53">
      <w:pPr>
        <w:pStyle w:val="FootnoteText"/>
        <w:rPr>
          <w:lang w:val="sr-Latn-RS"/>
        </w:rPr>
      </w:pPr>
      <w:r>
        <w:rPr>
          <w:rStyle w:val="FootnoteReference"/>
        </w:rPr>
        <w:footnoteRef/>
      </w:r>
      <w:r>
        <w:t xml:space="preserve"> </w:t>
      </w:r>
      <w:r w:rsidRPr="00421A53">
        <w:t>Detaljan opis svih metoda API servisa, kao i parametara dat je u pratećoj dokumentaciji servisa.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AAC69" w14:textId="644BF107" w:rsidR="00A627D9" w:rsidRPr="00151123" w:rsidRDefault="00A627D9" w:rsidP="00AB759A">
    <w:pPr>
      <w:pStyle w:val="Header"/>
    </w:pPr>
    <w:r>
      <w:rPr>
        <w:noProof/>
        <w:lang w:val="sr-Latn-RS" w:eastAsia="sr-Latn-RS"/>
      </w:rPr>
      <w:drawing>
        <wp:anchor distT="0" distB="0" distL="114300" distR="114300" simplePos="0" relativeHeight="251658239" behindDoc="1" locked="0" layoutInCell="1" allowOverlap="1" wp14:anchorId="172F1E1D" wp14:editId="1EDECE15">
          <wp:simplePos x="0" y="0"/>
          <wp:positionH relativeFrom="margin">
            <wp:posOffset>22860</wp:posOffset>
          </wp:positionH>
          <wp:positionV relativeFrom="paragraph">
            <wp:posOffset>-91440</wp:posOffset>
          </wp:positionV>
          <wp:extent cx="378460" cy="236220"/>
          <wp:effectExtent l="0" t="0" r="254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LogoIssueTrack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8460" cy="236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sr-Latn-RS" w:eastAsia="sr-Latn-RS"/>
      </w:rPr>
      <w:drawing>
        <wp:anchor distT="0" distB="0" distL="114300" distR="114300" simplePos="0" relativeHeight="251659264" behindDoc="0" locked="0" layoutInCell="1" allowOverlap="1" wp14:anchorId="30E51894" wp14:editId="4C0C19F1">
          <wp:simplePos x="0" y="0"/>
          <wp:positionH relativeFrom="margin">
            <wp:posOffset>5005070</wp:posOffset>
          </wp:positionH>
          <wp:positionV relativeFrom="paragraph">
            <wp:posOffset>-67310</wp:posOffset>
          </wp:positionV>
          <wp:extent cx="746522" cy="180975"/>
          <wp:effectExtent l="0" t="0" r="0" b="0"/>
          <wp:wrapNone/>
          <wp:docPr id="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522" cy="180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lang w:val="sr-Latn-RS"/>
        </w:rPr>
        <w:alias w:val="Title"/>
        <w:tag w:val=""/>
        <w:id w:val="745079748"/>
        <w:placeholder>
          <w:docPart w:val="421F8162D8D347D4AAE2066BDD02EE6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F7FFA">
          <w:rPr>
            <w:lang w:val="sr-Latn-RS"/>
          </w:rPr>
          <w:t>Uputstvo za korišćenje API servisa  Portala za Turističke agencije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/>
      </w:rPr>
    </w:lvl>
    <w:lvl w:ilvl="2">
      <w:start w:val="1"/>
      <w:numFmt w:val="bullet"/>
      <w:lvlText w:val="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/>
      </w:rPr>
    </w:lvl>
    <w:lvl w:ilvl="5">
      <w:start w:val="1"/>
      <w:numFmt w:val="bullet"/>
      <w:lvlText w:val="§"/>
      <w:lvlJc w:val="left"/>
      <w:pPr>
        <w:tabs>
          <w:tab w:val="num" w:pos="468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/>
      </w:rPr>
    </w:lvl>
    <w:lvl w:ilvl="8">
      <w:start w:val="1"/>
      <w:numFmt w:val="bullet"/>
      <w:lvlText w:val="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2" w15:restartNumberingAfterBreak="0">
    <w:nsid w:val="01195236"/>
    <w:multiLevelType w:val="hybridMultilevel"/>
    <w:tmpl w:val="8E7809EA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" w15:restartNumberingAfterBreak="0">
    <w:nsid w:val="072265CB"/>
    <w:multiLevelType w:val="hybridMultilevel"/>
    <w:tmpl w:val="CDCE0EF4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ECC6BA4"/>
    <w:multiLevelType w:val="hybridMultilevel"/>
    <w:tmpl w:val="A08A475E"/>
    <w:lvl w:ilvl="0" w:tplc="A2123BBA">
      <w:numFmt w:val="bullet"/>
      <w:lvlText w:val=""/>
      <w:lvlJc w:val="left"/>
      <w:pPr>
        <w:ind w:left="1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100B3C27"/>
    <w:multiLevelType w:val="hybridMultilevel"/>
    <w:tmpl w:val="CED2E028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6" w15:restartNumberingAfterBreak="0">
    <w:nsid w:val="1D6A2CF2"/>
    <w:multiLevelType w:val="hybridMultilevel"/>
    <w:tmpl w:val="EA72C660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7" w15:restartNumberingAfterBreak="0">
    <w:nsid w:val="1E864512"/>
    <w:multiLevelType w:val="hybridMultilevel"/>
    <w:tmpl w:val="1B84125C"/>
    <w:lvl w:ilvl="0" w:tplc="241A0003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8" w15:restartNumberingAfterBreak="0">
    <w:nsid w:val="2618131D"/>
    <w:multiLevelType w:val="hybridMultilevel"/>
    <w:tmpl w:val="C9E4D746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9" w15:restartNumberingAfterBreak="0">
    <w:nsid w:val="2702440B"/>
    <w:multiLevelType w:val="hybridMultilevel"/>
    <w:tmpl w:val="B39E68EE"/>
    <w:lvl w:ilvl="0" w:tplc="AA64465C">
      <w:start w:val="1"/>
      <w:numFmt w:val="decimal"/>
      <w:lvlText w:val="%1."/>
      <w:lvlJc w:val="left"/>
      <w:pPr>
        <w:ind w:left="137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0" w15:restartNumberingAfterBreak="0">
    <w:nsid w:val="29765E27"/>
    <w:multiLevelType w:val="hybridMultilevel"/>
    <w:tmpl w:val="B0B6BBC2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 w:tentative="1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1" w15:restartNumberingAfterBreak="0">
    <w:nsid w:val="2FC01611"/>
    <w:multiLevelType w:val="hybridMultilevel"/>
    <w:tmpl w:val="7AB63F16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30D22A18"/>
    <w:multiLevelType w:val="multilevel"/>
    <w:tmpl w:val="AF4C8BC6"/>
    <w:lvl w:ilvl="0">
      <w:start w:val="1"/>
      <w:numFmt w:val="upperLetter"/>
      <w:lvlText w:val="%1"/>
      <w:lvlJc w:val="left"/>
      <w:pPr>
        <w:tabs>
          <w:tab w:val="num" w:pos="0"/>
        </w:tabs>
      </w:pPr>
      <w:rPr>
        <w:rFonts w:cs="Times New Roman" w:hint="default"/>
        <w:b w:val="0"/>
        <w:i w:val="0"/>
        <w:color w:val="CC0000"/>
        <w:sz w:val="48"/>
        <w:u w:val="none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0"/>
        </w:tabs>
      </w:pPr>
      <w:rPr>
        <w:rFonts w:ascii="Verdana" w:hAnsi="Verdana" w:cs="Times New Roman" w:hint="default"/>
        <w:b/>
        <w:i w:val="0"/>
        <w:color w:val="0066A2"/>
        <w:sz w:val="30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ascii="Helvetica Neue 57" w:hAnsi="Helvetica Neue 57" w:cs="Times New Roman" w:hint="default"/>
        <w:b w:val="0"/>
        <w:i w:val="0"/>
        <w:color w:val="333399"/>
        <w:sz w:val="2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</w:pPr>
      <w:rPr>
        <w:rFonts w:cs="Times New Roman"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44"/>
        </w:tabs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64"/>
        </w:tabs>
      </w:pPr>
      <w:rPr>
        <w:rFonts w:cs="Times New Roman" w:hint="default"/>
      </w:rPr>
    </w:lvl>
  </w:abstractNum>
  <w:abstractNum w:abstractNumId="13" w15:restartNumberingAfterBreak="0">
    <w:nsid w:val="32DD13FD"/>
    <w:multiLevelType w:val="hybridMultilevel"/>
    <w:tmpl w:val="36AE2DAA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391A18A4">
      <w:start w:val="1"/>
      <w:numFmt w:val="decimal"/>
      <w:lvlText w:val="%2)"/>
      <w:lvlJc w:val="left"/>
      <w:pPr>
        <w:ind w:left="2450" w:hanging="6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4" w15:restartNumberingAfterBreak="0">
    <w:nsid w:val="3879270C"/>
    <w:multiLevelType w:val="hybridMultilevel"/>
    <w:tmpl w:val="8E7809EA"/>
    <w:lvl w:ilvl="0" w:tplc="0409000F">
      <w:start w:val="1"/>
      <w:numFmt w:val="decimal"/>
      <w:lvlText w:val="%1."/>
      <w:lvlJc w:val="left"/>
      <w:pPr>
        <w:ind w:left="1400" w:hanging="360"/>
      </w:pPr>
    </w:lvl>
    <w:lvl w:ilvl="1" w:tplc="04090019">
      <w:start w:val="1"/>
      <w:numFmt w:val="lowerLetter"/>
      <w:lvlText w:val="%2."/>
      <w:lvlJc w:val="left"/>
      <w:pPr>
        <w:ind w:left="2120" w:hanging="360"/>
      </w:pPr>
    </w:lvl>
    <w:lvl w:ilvl="2" w:tplc="0409001B" w:tentative="1">
      <w:start w:val="1"/>
      <w:numFmt w:val="lowerRoman"/>
      <w:lvlText w:val="%3."/>
      <w:lvlJc w:val="right"/>
      <w:pPr>
        <w:ind w:left="2840" w:hanging="180"/>
      </w:pPr>
    </w:lvl>
    <w:lvl w:ilvl="3" w:tplc="0409000F" w:tentative="1">
      <w:start w:val="1"/>
      <w:numFmt w:val="decimal"/>
      <w:lvlText w:val="%4."/>
      <w:lvlJc w:val="left"/>
      <w:pPr>
        <w:ind w:left="3560" w:hanging="360"/>
      </w:pPr>
    </w:lvl>
    <w:lvl w:ilvl="4" w:tplc="04090019" w:tentative="1">
      <w:start w:val="1"/>
      <w:numFmt w:val="lowerLetter"/>
      <w:lvlText w:val="%5."/>
      <w:lvlJc w:val="left"/>
      <w:pPr>
        <w:ind w:left="4280" w:hanging="360"/>
      </w:pPr>
    </w:lvl>
    <w:lvl w:ilvl="5" w:tplc="0409001B" w:tentative="1">
      <w:start w:val="1"/>
      <w:numFmt w:val="lowerRoman"/>
      <w:lvlText w:val="%6."/>
      <w:lvlJc w:val="right"/>
      <w:pPr>
        <w:ind w:left="5000" w:hanging="180"/>
      </w:pPr>
    </w:lvl>
    <w:lvl w:ilvl="6" w:tplc="0409000F" w:tentative="1">
      <w:start w:val="1"/>
      <w:numFmt w:val="decimal"/>
      <w:lvlText w:val="%7."/>
      <w:lvlJc w:val="left"/>
      <w:pPr>
        <w:ind w:left="5720" w:hanging="360"/>
      </w:pPr>
    </w:lvl>
    <w:lvl w:ilvl="7" w:tplc="04090019" w:tentative="1">
      <w:start w:val="1"/>
      <w:numFmt w:val="lowerLetter"/>
      <w:lvlText w:val="%8."/>
      <w:lvlJc w:val="left"/>
      <w:pPr>
        <w:ind w:left="6440" w:hanging="360"/>
      </w:pPr>
    </w:lvl>
    <w:lvl w:ilvl="8" w:tplc="04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5" w15:restartNumberingAfterBreak="0">
    <w:nsid w:val="3A3D6E46"/>
    <w:multiLevelType w:val="hybridMultilevel"/>
    <w:tmpl w:val="99361F24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6" w15:restartNumberingAfterBreak="0">
    <w:nsid w:val="3F7C34A3"/>
    <w:multiLevelType w:val="hybridMultilevel"/>
    <w:tmpl w:val="346C7B30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7" w15:restartNumberingAfterBreak="0">
    <w:nsid w:val="4A380FCE"/>
    <w:multiLevelType w:val="hybridMultilevel"/>
    <w:tmpl w:val="13EE016C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4BF64E7B"/>
    <w:multiLevelType w:val="hybridMultilevel"/>
    <w:tmpl w:val="1B96BA38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9" w15:restartNumberingAfterBreak="0">
    <w:nsid w:val="4D447E8A"/>
    <w:multiLevelType w:val="hybridMultilevel"/>
    <w:tmpl w:val="7FA8F192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0" w15:restartNumberingAfterBreak="0">
    <w:nsid w:val="4D7725BD"/>
    <w:multiLevelType w:val="hybridMultilevel"/>
    <w:tmpl w:val="B39E68EE"/>
    <w:lvl w:ilvl="0" w:tplc="AA64465C">
      <w:start w:val="1"/>
      <w:numFmt w:val="decimal"/>
      <w:lvlText w:val="%1."/>
      <w:lvlJc w:val="left"/>
      <w:pPr>
        <w:ind w:left="1370" w:hanging="6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1" w15:restartNumberingAfterBreak="0">
    <w:nsid w:val="5B5A5C1F"/>
    <w:multiLevelType w:val="hybridMultilevel"/>
    <w:tmpl w:val="AA226978"/>
    <w:lvl w:ilvl="0" w:tplc="A35808B0">
      <w:numFmt w:val="bullet"/>
      <w:lvlText w:val=""/>
      <w:lvlJc w:val="left"/>
      <w:pPr>
        <w:ind w:left="10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2" w15:restartNumberingAfterBreak="0">
    <w:nsid w:val="5DAF43CF"/>
    <w:multiLevelType w:val="hybridMultilevel"/>
    <w:tmpl w:val="4E9E6740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3" w15:restartNumberingAfterBreak="0">
    <w:nsid w:val="6BFF7626"/>
    <w:multiLevelType w:val="hybridMultilevel"/>
    <w:tmpl w:val="CEF2C25C"/>
    <w:lvl w:ilvl="0" w:tplc="A2123BBA">
      <w:numFmt w:val="bullet"/>
      <w:lvlText w:val=""/>
      <w:lvlJc w:val="left"/>
      <w:pPr>
        <w:ind w:left="10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4" w15:restartNumberingAfterBreak="0">
    <w:nsid w:val="6F9D2D07"/>
    <w:multiLevelType w:val="hybridMultilevel"/>
    <w:tmpl w:val="31F61348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25" w15:restartNumberingAfterBreak="0">
    <w:nsid w:val="73C406EB"/>
    <w:multiLevelType w:val="hybridMultilevel"/>
    <w:tmpl w:val="0B5AD654"/>
    <w:lvl w:ilvl="0" w:tplc="A2123BBA">
      <w:numFmt w:val="bullet"/>
      <w:lvlText w:val=""/>
      <w:lvlJc w:val="left"/>
      <w:pPr>
        <w:ind w:left="1769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26" w15:restartNumberingAfterBreak="0">
    <w:nsid w:val="746B0BF7"/>
    <w:multiLevelType w:val="multilevel"/>
    <w:tmpl w:val="9444851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12"/>
  </w:num>
  <w:num w:numId="2">
    <w:abstractNumId w:val="26"/>
  </w:num>
  <w:num w:numId="3">
    <w:abstractNumId w:val="13"/>
  </w:num>
  <w:num w:numId="4">
    <w:abstractNumId w:val="23"/>
  </w:num>
  <w:num w:numId="5">
    <w:abstractNumId w:val="9"/>
  </w:num>
  <w:num w:numId="6">
    <w:abstractNumId w:val="4"/>
  </w:num>
  <w:num w:numId="7">
    <w:abstractNumId w:val="25"/>
  </w:num>
  <w:num w:numId="8">
    <w:abstractNumId w:val="5"/>
  </w:num>
  <w:num w:numId="9">
    <w:abstractNumId w:val="16"/>
  </w:num>
  <w:num w:numId="10">
    <w:abstractNumId w:val="20"/>
  </w:num>
  <w:num w:numId="11">
    <w:abstractNumId w:val="17"/>
  </w:num>
  <w:num w:numId="12">
    <w:abstractNumId w:val="11"/>
  </w:num>
  <w:num w:numId="13">
    <w:abstractNumId w:val="6"/>
  </w:num>
  <w:num w:numId="14">
    <w:abstractNumId w:val="15"/>
  </w:num>
  <w:num w:numId="15">
    <w:abstractNumId w:val="22"/>
  </w:num>
  <w:num w:numId="16">
    <w:abstractNumId w:val="19"/>
  </w:num>
  <w:num w:numId="17">
    <w:abstractNumId w:val="24"/>
  </w:num>
  <w:num w:numId="18">
    <w:abstractNumId w:val="7"/>
  </w:num>
  <w:num w:numId="19">
    <w:abstractNumId w:val="10"/>
  </w:num>
  <w:num w:numId="20">
    <w:abstractNumId w:val="3"/>
  </w:num>
  <w:num w:numId="21">
    <w:abstractNumId w:val="2"/>
  </w:num>
  <w:num w:numId="22">
    <w:abstractNumId w:val="14"/>
  </w:num>
  <w:num w:numId="23">
    <w:abstractNumId w:val="21"/>
  </w:num>
  <w:num w:numId="24">
    <w:abstractNumId w:val="18"/>
  </w:num>
  <w:num w:numId="25">
    <w:abstractNumId w:val="8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arin Markić">
    <w15:presenceInfo w15:providerId="None" w15:userId="Marin Marki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68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625"/>
    <w:rsid w:val="00000213"/>
    <w:rsid w:val="000003DE"/>
    <w:rsid w:val="00000482"/>
    <w:rsid w:val="0000063A"/>
    <w:rsid w:val="000008E9"/>
    <w:rsid w:val="00001526"/>
    <w:rsid w:val="00001A2F"/>
    <w:rsid w:val="00001CE1"/>
    <w:rsid w:val="000020F2"/>
    <w:rsid w:val="00002662"/>
    <w:rsid w:val="00002AC9"/>
    <w:rsid w:val="00003139"/>
    <w:rsid w:val="000034DA"/>
    <w:rsid w:val="000035A3"/>
    <w:rsid w:val="000035F2"/>
    <w:rsid w:val="000036C7"/>
    <w:rsid w:val="00005B37"/>
    <w:rsid w:val="00006147"/>
    <w:rsid w:val="00006563"/>
    <w:rsid w:val="00006794"/>
    <w:rsid w:val="00006BF0"/>
    <w:rsid w:val="00007135"/>
    <w:rsid w:val="00007744"/>
    <w:rsid w:val="0000783F"/>
    <w:rsid w:val="0000786E"/>
    <w:rsid w:val="00010912"/>
    <w:rsid w:val="000116E4"/>
    <w:rsid w:val="00011F13"/>
    <w:rsid w:val="000123BF"/>
    <w:rsid w:val="000127FA"/>
    <w:rsid w:val="000130FE"/>
    <w:rsid w:val="00013104"/>
    <w:rsid w:val="000132D1"/>
    <w:rsid w:val="0001400F"/>
    <w:rsid w:val="0001460F"/>
    <w:rsid w:val="00014C62"/>
    <w:rsid w:val="00015996"/>
    <w:rsid w:val="00016438"/>
    <w:rsid w:val="00016730"/>
    <w:rsid w:val="000167B3"/>
    <w:rsid w:val="00016F5E"/>
    <w:rsid w:val="000173BC"/>
    <w:rsid w:val="0001780B"/>
    <w:rsid w:val="00017AA9"/>
    <w:rsid w:val="00020185"/>
    <w:rsid w:val="00020D63"/>
    <w:rsid w:val="000211A1"/>
    <w:rsid w:val="000221F5"/>
    <w:rsid w:val="0002271D"/>
    <w:rsid w:val="000227BD"/>
    <w:rsid w:val="00022FD5"/>
    <w:rsid w:val="000235EE"/>
    <w:rsid w:val="00023F02"/>
    <w:rsid w:val="000249E6"/>
    <w:rsid w:val="00024ACC"/>
    <w:rsid w:val="000258CB"/>
    <w:rsid w:val="000259E0"/>
    <w:rsid w:val="0002668F"/>
    <w:rsid w:val="000269CE"/>
    <w:rsid w:val="00027302"/>
    <w:rsid w:val="00027421"/>
    <w:rsid w:val="00027478"/>
    <w:rsid w:val="00027896"/>
    <w:rsid w:val="00027FE5"/>
    <w:rsid w:val="000300E0"/>
    <w:rsid w:val="0003078D"/>
    <w:rsid w:val="00030B8C"/>
    <w:rsid w:val="00031434"/>
    <w:rsid w:val="000319B2"/>
    <w:rsid w:val="00031B2E"/>
    <w:rsid w:val="00031DAD"/>
    <w:rsid w:val="00032415"/>
    <w:rsid w:val="00032956"/>
    <w:rsid w:val="0003347F"/>
    <w:rsid w:val="00033D4A"/>
    <w:rsid w:val="00034BCA"/>
    <w:rsid w:val="00034C79"/>
    <w:rsid w:val="00035F17"/>
    <w:rsid w:val="00035FDD"/>
    <w:rsid w:val="00036803"/>
    <w:rsid w:val="000400E5"/>
    <w:rsid w:val="000413EC"/>
    <w:rsid w:val="000433C4"/>
    <w:rsid w:val="00043830"/>
    <w:rsid w:val="00043A82"/>
    <w:rsid w:val="00044A82"/>
    <w:rsid w:val="00045C7A"/>
    <w:rsid w:val="00045D03"/>
    <w:rsid w:val="0004711A"/>
    <w:rsid w:val="00047508"/>
    <w:rsid w:val="00047A58"/>
    <w:rsid w:val="00047C62"/>
    <w:rsid w:val="00050701"/>
    <w:rsid w:val="00050818"/>
    <w:rsid w:val="00051AB1"/>
    <w:rsid w:val="00051BED"/>
    <w:rsid w:val="00052ACE"/>
    <w:rsid w:val="000530FF"/>
    <w:rsid w:val="00053476"/>
    <w:rsid w:val="000535FD"/>
    <w:rsid w:val="000537F6"/>
    <w:rsid w:val="00053B5E"/>
    <w:rsid w:val="00054180"/>
    <w:rsid w:val="00054242"/>
    <w:rsid w:val="00054E1D"/>
    <w:rsid w:val="00054EE1"/>
    <w:rsid w:val="00055375"/>
    <w:rsid w:val="00055E04"/>
    <w:rsid w:val="00056242"/>
    <w:rsid w:val="00056589"/>
    <w:rsid w:val="000569F6"/>
    <w:rsid w:val="00057D3E"/>
    <w:rsid w:val="0006037B"/>
    <w:rsid w:val="0006046F"/>
    <w:rsid w:val="000609D5"/>
    <w:rsid w:val="00060E66"/>
    <w:rsid w:val="00060E98"/>
    <w:rsid w:val="00060F7A"/>
    <w:rsid w:val="000613A1"/>
    <w:rsid w:val="00061A78"/>
    <w:rsid w:val="00061E89"/>
    <w:rsid w:val="00062D7B"/>
    <w:rsid w:val="00062F61"/>
    <w:rsid w:val="000634A0"/>
    <w:rsid w:val="0006664E"/>
    <w:rsid w:val="000666E2"/>
    <w:rsid w:val="00067345"/>
    <w:rsid w:val="000700D3"/>
    <w:rsid w:val="00071BB1"/>
    <w:rsid w:val="00071FA3"/>
    <w:rsid w:val="000720B9"/>
    <w:rsid w:val="00072A80"/>
    <w:rsid w:val="00072E97"/>
    <w:rsid w:val="0007380A"/>
    <w:rsid w:val="00073B67"/>
    <w:rsid w:val="00074150"/>
    <w:rsid w:val="00074C22"/>
    <w:rsid w:val="00076E3D"/>
    <w:rsid w:val="00076F7F"/>
    <w:rsid w:val="0008136A"/>
    <w:rsid w:val="0008257E"/>
    <w:rsid w:val="00082BA3"/>
    <w:rsid w:val="00083B26"/>
    <w:rsid w:val="00083D22"/>
    <w:rsid w:val="0008408F"/>
    <w:rsid w:val="000844B9"/>
    <w:rsid w:val="000845A8"/>
    <w:rsid w:val="000854B5"/>
    <w:rsid w:val="00085952"/>
    <w:rsid w:val="00085A52"/>
    <w:rsid w:val="0008650C"/>
    <w:rsid w:val="00086E8F"/>
    <w:rsid w:val="00087155"/>
    <w:rsid w:val="00087EE8"/>
    <w:rsid w:val="000901AB"/>
    <w:rsid w:val="000908CD"/>
    <w:rsid w:val="000909BE"/>
    <w:rsid w:val="00091FA6"/>
    <w:rsid w:val="0009280C"/>
    <w:rsid w:val="00092F1B"/>
    <w:rsid w:val="000933A6"/>
    <w:rsid w:val="00093722"/>
    <w:rsid w:val="00093CF4"/>
    <w:rsid w:val="00093E20"/>
    <w:rsid w:val="00094EF3"/>
    <w:rsid w:val="00095905"/>
    <w:rsid w:val="00095B28"/>
    <w:rsid w:val="00096035"/>
    <w:rsid w:val="000964A0"/>
    <w:rsid w:val="00096898"/>
    <w:rsid w:val="00096A76"/>
    <w:rsid w:val="00096E1C"/>
    <w:rsid w:val="00096E75"/>
    <w:rsid w:val="000970CD"/>
    <w:rsid w:val="000979AC"/>
    <w:rsid w:val="000A0CF2"/>
    <w:rsid w:val="000A179E"/>
    <w:rsid w:val="000A2C3A"/>
    <w:rsid w:val="000A37EC"/>
    <w:rsid w:val="000A3ACD"/>
    <w:rsid w:val="000A3B54"/>
    <w:rsid w:val="000A3C0A"/>
    <w:rsid w:val="000A4525"/>
    <w:rsid w:val="000A4FDC"/>
    <w:rsid w:val="000A535C"/>
    <w:rsid w:val="000A593F"/>
    <w:rsid w:val="000A5CFE"/>
    <w:rsid w:val="000A5D3B"/>
    <w:rsid w:val="000A6243"/>
    <w:rsid w:val="000A649C"/>
    <w:rsid w:val="000A77F1"/>
    <w:rsid w:val="000A79A2"/>
    <w:rsid w:val="000B01A6"/>
    <w:rsid w:val="000B1385"/>
    <w:rsid w:val="000B2209"/>
    <w:rsid w:val="000B2AE5"/>
    <w:rsid w:val="000B2DA7"/>
    <w:rsid w:val="000B30DB"/>
    <w:rsid w:val="000B3845"/>
    <w:rsid w:val="000B397B"/>
    <w:rsid w:val="000B3D37"/>
    <w:rsid w:val="000B41A6"/>
    <w:rsid w:val="000B5860"/>
    <w:rsid w:val="000B5932"/>
    <w:rsid w:val="000B59D5"/>
    <w:rsid w:val="000B5BB4"/>
    <w:rsid w:val="000B5BD9"/>
    <w:rsid w:val="000B5BFE"/>
    <w:rsid w:val="000B64A2"/>
    <w:rsid w:val="000B6A88"/>
    <w:rsid w:val="000B74E0"/>
    <w:rsid w:val="000B7794"/>
    <w:rsid w:val="000C0119"/>
    <w:rsid w:val="000C0481"/>
    <w:rsid w:val="000C2015"/>
    <w:rsid w:val="000C2727"/>
    <w:rsid w:val="000C2E3B"/>
    <w:rsid w:val="000C3304"/>
    <w:rsid w:val="000C3E13"/>
    <w:rsid w:val="000C3ED3"/>
    <w:rsid w:val="000C40A3"/>
    <w:rsid w:val="000C4587"/>
    <w:rsid w:val="000C461C"/>
    <w:rsid w:val="000C4CAE"/>
    <w:rsid w:val="000C4E6D"/>
    <w:rsid w:val="000C544E"/>
    <w:rsid w:val="000C557B"/>
    <w:rsid w:val="000C5C25"/>
    <w:rsid w:val="000C618C"/>
    <w:rsid w:val="000C626B"/>
    <w:rsid w:val="000C6309"/>
    <w:rsid w:val="000C6800"/>
    <w:rsid w:val="000C755A"/>
    <w:rsid w:val="000C7686"/>
    <w:rsid w:val="000C7D2C"/>
    <w:rsid w:val="000C7E11"/>
    <w:rsid w:val="000C7EEA"/>
    <w:rsid w:val="000D0BA0"/>
    <w:rsid w:val="000D11F1"/>
    <w:rsid w:val="000D173C"/>
    <w:rsid w:val="000D19F3"/>
    <w:rsid w:val="000D22BA"/>
    <w:rsid w:val="000D3964"/>
    <w:rsid w:val="000D41FB"/>
    <w:rsid w:val="000D43DE"/>
    <w:rsid w:val="000D4C25"/>
    <w:rsid w:val="000D50D3"/>
    <w:rsid w:val="000D5F38"/>
    <w:rsid w:val="000D694A"/>
    <w:rsid w:val="000D6983"/>
    <w:rsid w:val="000D6C71"/>
    <w:rsid w:val="000D75E0"/>
    <w:rsid w:val="000D7683"/>
    <w:rsid w:val="000D76B4"/>
    <w:rsid w:val="000D78A8"/>
    <w:rsid w:val="000D7B70"/>
    <w:rsid w:val="000D7EAF"/>
    <w:rsid w:val="000E07A8"/>
    <w:rsid w:val="000E118A"/>
    <w:rsid w:val="000E1191"/>
    <w:rsid w:val="000E237E"/>
    <w:rsid w:val="000E27E6"/>
    <w:rsid w:val="000E35DF"/>
    <w:rsid w:val="000E3B33"/>
    <w:rsid w:val="000E51B2"/>
    <w:rsid w:val="000E5818"/>
    <w:rsid w:val="000E589F"/>
    <w:rsid w:val="000E591B"/>
    <w:rsid w:val="000E67D7"/>
    <w:rsid w:val="000E6B75"/>
    <w:rsid w:val="000E6E8F"/>
    <w:rsid w:val="000E72C8"/>
    <w:rsid w:val="000E73F6"/>
    <w:rsid w:val="000E7BCA"/>
    <w:rsid w:val="000E7CEF"/>
    <w:rsid w:val="000F05B0"/>
    <w:rsid w:val="000F0F9D"/>
    <w:rsid w:val="000F10ED"/>
    <w:rsid w:val="000F1234"/>
    <w:rsid w:val="000F2406"/>
    <w:rsid w:val="000F254F"/>
    <w:rsid w:val="000F3AF1"/>
    <w:rsid w:val="000F4A54"/>
    <w:rsid w:val="000F4E57"/>
    <w:rsid w:val="000F5487"/>
    <w:rsid w:val="000F6282"/>
    <w:rsid w:val="000F6359"/>
    <w:rsid w:val="000F7137"/>
    <w:rsid w:val="000F7875"/>
    <w:rsid w:val="000F7F22"/>
    <w:rsid w:val="001000FB"/>
    <w:rsid w:val="0010067D"/>
    <w:rsid w:val="00100687"/>
    <w:rsid w:val="0010091B"/>
    <w:rsid w:val="0010109A"/>
    <w:rsid w:val="00101561"/>
    <w:rsid w:val="001016BB"/>
    <w:rsid w:val="00102456"/>
    <w:rsid w:val="001029DB"/>
    <w:rsid w:val="00103FB5"/>
    <w:rsid w:val="001048CF"/>
    <w:rsid w:val="00104A8F"/>
    <w:rsid w:val="00104B68"/>
    <w:rsid w:val="00105664"/>
    <w:rsid w:val="001056E8"/>
    <w:rsid w:val="001058E6"/>
    <w:rsid w:val="0010627D"/>
    <w:rsid w:val="00111B71"/>
    <w:rsid w:val="00111E89"/>
    <w:rsid w:val="0011200C"/>
    <w:rsid w:val="0011269A"/>
    <w:rsid w:val="00112B97"/>
    <w:rsid w:val="00113458"/>
    <w:rsid w:val="0011371B"/>
    <w:rsid w:val="00113ED8"/>
    <w:rsid w:val="0011482C"/>
    <w:rsid w:val="001159E7"/>
    <w:rsid w:val="00115A2A"/>
    <w:rsid w:val="00115B05"/>
    <w:rsid w:val="00116775"/>
    <w:rsid w:val="00116847"/>
    <w:rsid w:val="00116EA7"/>
    <w:rsid w:val="00117C06"/>
    <w:rsid w:val="001209A8"/>
    <w:rsid w:val="00120C72"/>
    <w:rsid w:val="0012186A"/>
    <w:rsid w:val="00121870"/>
    <w:rsid w:val="001218E6"/>
    <w:rsid w:val="001219A5"/>
    <w:rsid w:val="00121A92"/>
    <w:rsid w:val="00121D7D"/>
    <w:rsid w:val="00121F5A"/>
    <w:rsid w:val="00122412"/>
    <w:rsid w:val="0012255B"/>
    <w:rsid w:val="00122995"/>
    <w:rsid w:val="00122A71"/>
    <w:rsid w:val="00122A73"/>
    <w:rsid w:val="00122F8E"/>
    <w:rsid w:val="001235AD"/>
    <w:rsid w:val="00123F91"/>
    <w:rsid w:val="001252E8"/>
    <w:rsid w:val="001257FA"/>
    <w:rsid w:val="00126136"/>
    <w:rsid w:val="00126592"/>
    <w:rsid w:val="001266D3"/>
    <w:rsid w:val="00126C16"/>
    <w:rsid w:val="001272BB"/>
    <w:rsid w:val="001274B9"/>
    <w:rsid w:val="00127ADC"/>
    <w:rsid w:val="00127D7F"/>
    <w:rsid w:val="00127F62"/>
    <w:rsid w:val="00130064"/>
    <w:rsid w:val="00130648"/>
    <w:rsid w:val="0013099E"/>
    <w:rsid w:val="00132AB7"/>
    <w:rsid w:val="00132C73"/>
    <w:rsid w:val="00132D37"/>
    <w:rsid w:val="00132EB9"/>
    <w:rsid w:val="00133761"/>
    <w:rsid w:val="00133CA7"/>
    <w:rsid w:val="001341B2"/>
    <w:rsid w:val="00134A28"/>
    <w:rsid w:val="00134F4C"/>
    <w:rsid w:val="001356B8"/>
    <w:rsid w:val="00135798"/>
    <w:rsid w:val="00135ADB"/>
    <w:rsid w:val="00136645"/>
    <w:rsid w:val="00136986"/>
    <w:rsid w:val="00136D8F"/>
    <w:rsid w:val="00137017"/>
    <w:rsid w:val="00142047"/>
    <w:rsid w:val="00143031"/>
    <w:rsid w:val="001432C3"/>
    <w:rsid w:val="001432DF"/>
    <w:rsid w:val="00143464"/>
    <w:rsid w:val="0014347A"/>
    <w:rsid w:val="00143551"/>
    <w:rsid w:val="00143B6F"/>
    <w:rsid w:val="00143C77"/>
    <w:rsid w:val="001440FD"/>
    <w:rsid w:val="00144CD9"/>
    <w:rsid w:val="00145AB2"/>
    <w:rsid w:val="00145BE3"/>
    <w:rsid w:val="00146285"/>
    <w:rsid w:val="001465EA"/>
    <w:rsid w:val="001468A6"/>
    <w:rsid w:val="0014696B"/>
    <w:rsid w:val="00147190"/>
    <w:rsid w:val="001503BA"/>
    <w:rsid w:val="00151123"/>
    <w:rsid w:val="001512F2"/>
    <w:rsid w:val="00151626"/>
    <w:rsid w:val="00151F7C"/>
    <w:rsid w:val="00152781"/>
    <w:rsid w:val="001529CA"/>
    <w:rsid w:val="00152B9D"/>
    <w:rsid w:val="00152E7F"/>
    <w:rsid w:val="00153752"/>
    <w:rsid w:val="00153B9F"/>
    <w:rsid w:val="00153FAA"/>
    <w:rsid w:val="001541DF"/>
    <w:rsid w:val="001543AA"/>
    <w:rsid w:val="001543B6"/>
    <w:rsid w:val="00155014"/>
    <w:rsid w:val="001554A8"/>
    <w:rsid w:val="00155D75"/>
    <w:rsid w:val="0015615C"/>
    <w:rsid w:val="00156640"/>
    <w:rsid w:val="00156C01"/>
    <w:rsid w:val="00157700"/>
    <w:rsid w:val="00157802"/>
    <w:rsid w:val="0016061B"/>
    <w:rsid w:val="00162A7C"/>
    <w:rsid w:val="00162AE3"/>
    <w:rsid w:val="00162CBE"/>
    <w:rsid w:val="0016441D"/>
    <w:rsid w:val="00165734"/>
    <w:rsid w:val="00165ACE"/>
    <w:rsid w:val="0016622B"/>
    <w:rsid w:val="001662EC"/>
    <w:rsid w:val="00166412"/>
    <w:rsid w:val="0016696F"/>
    <w:rsid w:val="00167AD7"/>
    <w:rsid w:val="00167C4C"/>
    <w:rsid w:val="00170020"/>
    <w:rsid w:val="001702D4"/>
    <w:rsid w:val="0017037E"/>
    <w:rsid w:val="0017072C"/>
    <w:rsid w:val="00170F39"/>
    <w:rsid w:val="0017178D"/>
    <w:rsid w:val="001720B9"/>
    <w:rsid w:val="00172BC9"/>
    <w:rsid w:val="00172C39"/>
    <w:rsid w:val="0017376B"/>
    <w:rsid w:val="00173B31"/>
    <w:rsid w:val="001747B3"/>
    <w:rsid w:val="00174898"/>
    <w:rsid w:val="00174F66"/>
    <w:rsid w:val="00175BB2"/>
    <w:rsid w:val="00176010"/>
    <w:rsid w:val="00176954"/>
    <w:rsid w:val="00176B05"/>
    <w:rsid w:val="001775A5"/>
    <w:rsid w:val="00177AF7"/>
    <w:rsid w:val="00180268"/>
    <w:rsid w:val="001803BF"/>
    <w:rsid w:val="00181913"/>
    <w:rsid w:val="00181927"/>
    <w:rsid w:val="00182BAA"/>
    <w:rsid w:val="0018317F"/>
    <w:rsid w:val="00183A93"/>
    <w:rsid w:val="001849A3"/>
    <w:rsid w:val="00184DA4"/>
    <w:rsid w:val="001858BA"/>
    <w:rsid w:val="00185AA5"/>
    <w:rsid w:val="00185E10"/>
    <w:rsid w:val="00186B35"/>
    <w:rsid w:val="001870B2"/>
    <w:rsid w:val="001870D3"/>
    <w:rsid w:val="001871BB"/>
    <w:rsid w:val="0019042C"/>
    <w:rsid w:val="00190A08"/>
    <w:rsid w:val="00191B76"/>
    <w:rsid w:val="00192023"/>
    <w:rsid w:val="00193977"/>
    <w:rsid w:val="00194B8E"/>
    <w:rsid w:val="001955AB"/>
    <w:rsid w:val="001959CB"/>
    <w:rsid w:val="001960FE"/>
    <w:rsid w:val="00196901"/>
    <w:rsid w:val="00197336"/>
    <w:rsid w:val="00197765"/>
    <w:rsid w:val="001977CC"/>
    <w:rsid w:val="001979F1"/>
    <w:rsid w:val="00197C57"/>
    <w:rsid w:val="001A05B6"/>
    <w:rsid w:val="001A0916"/>
    <w:rsid w:val="001A09F2"/>
    <w:rsid w:val="001A09F6"/>
    <w:rsid w:val="001A1603"/>
    <w:rsid w:val="001A22A7"/>
    <w:rsid w:val="001A236F"/>
    <w:rsid w:val="001A239E"/>
    <w:rsid w:val="001A25A8"/>
    <w:rsid w:val="001A2619"/>
    <w:rsid w:val="001A3D75"/>
    <w:rsid w:val="001A3F03"/>
    <w:rsid w:val="001A4B17"/>
    <w:rsid w:val="001A5920"/>
    <w:rsid w:val="001A644E"/>
    <w:rsid w:val="001A7179"/>
    <w:rsid w:val="001B01E0"/>
    <w:rsid w:val="001B04CD"/>
    <w:rsid w:val="001B092C"/>
    <w:rsid w:val="001B1946"/>
    <w:rsid w:val="001B47AB"/>
    <w:rsid w:val="001B4A29"/>
    <w:rsid w:val="001B4B72"/>
    <w:rsid w:val="001B557D"/>
    <w:rsid w:val="001B5EA1"/>
    <w:rsid w:val="001B640E"/>
    <w:rsid w:val="001B6619"/>
    <w:rsid w:val="001B6FB2"/>
    <w:rsid w:val="001C029A"/>
    <w:rsid w:val="001C034E"/>
    <w:rsid w:val="001C06A5"/>
    <w:rsid w:val="001C0AC1"/>
    <w:rsid w:val="001C13CB"/>
    <w:rsid w:val="001C2169"/>
    <w:rsid w:val="001C2CEF"/>
    <w:rsid w:val="001C3BE2"/>
    <w:rsid w:val="001C4271"/>
    <w:rsid w:val="001C4972"/>
    <w:rsid w:val="001C541E"/>
    <w:rsid w:val="001C5F27"/>
    <w:rsid w:val="001C5FCD"/>
    <w:rsid w:val="001C6D02"/>
    <w:rsid w:val="001C73E2"/>
    <w:rsid w:val="001D09E0"/>
    <w:rsid w:val="001D0C45"/>
    <w:rsid w:val="001D0D12"/>
    <w:rsid w:val="001D273E"/>
    <w:rsid w:val="001D27F1"/>
    <w:rsid w:val="001D2D76"/>
    <w:rsid w:val="001D3701"/>
    <w:rsid w:val="001D3C99"/>
    <w:rsid w:val="001D3FA1"/>
    <w:rsid w:val="001D4A24"/>
    <w:rsid w:val="001D623A"/>
    <w:rsid w:val="001D6E17"/>
    <w:rsid w:val="001D74A9"/>
    <w:rsid w:val="001D7B8E"/>
    <w:rsid w:val="001E012C"/>
    <w:rsid w:val="001E0826"/>
    <w:rsid w:val="001E0D0D"/>
    <w:rsid w:val="001E1C68"/>
    <w:rsid w:val="001E1DCE"/>
    <w:rsid w:val="001E22B1"/>
    <w:rsid w:val="001E2A18"/>
    <w:rsid w:val="001E2C4C"/>
    <w:rsid w:val="001E302E"/>
    <w:rsid w:val="001E31F8"/>
    <w:rsid w:val="001E3677"/>
    <w:rsid w:val="001E3D74"/>
    <w:rsid w:val="001E470D"/>
    <w:rsid w:val="001E4BF1"/>
    <w:rsid w:val="001E4D3B"/>
    <w:rsid w:val="001E507B"/>
    <w:rsid w:val="001E67C6"/>
    <w:rsid w:val="001E6A2C"/>
    <w:rsid w:val="001F0492"/>
    <w:rsid w:val="001F0BA0"/>
    <w:rsid w:val="001F152D"/>
    <w:rsid w:val="001F1CBB"/>
    <w:rsid w:val="001F2030"/>
    <w:rsid w:val="001F2451"/>
    <w:rsid w:val="001F2EED"/>
    <w:rsid w:val="001F320C"/>
    <w:rsid w:val="001F32D6"/>
    <w:rsid w:val="001F3308"/>
    <w:rsid w:val="001F4A87"/>
    <w:rsid w:val="001F4D1D"/>
    <w:rsid w:val="001F4EDC"/>
    <w:rsid w:val="001F4FBB"/>
    <w:rsid w:val="001F4FFC"/>
    <w:rsid w:val="001F5C26"/>
    <w:rsid w:val="001F61EA"/>
    <w:rsid w:val="001F6386"/>
    <w:rsid w:val="001F7213"/>
    <w:rsid w:val="001F729C"/>
    <w:rsid w:val="001F75C2"/>
    <w:rsid w:val="0020032F"/>
    <w:rsid w:val="00200966"/>
    <w:rsid w:val="00200AF1"/>
    <w:rsid w:val="00202240"/>
    <w:rsid w:val="00202341"/>
    <w:rsid w:val="002043B9"/>
    <w:rsid w:val="002044A7"/>
    <w:rsid w:val="0020492C"/>
    <w:rsid w:val="002053DF"/>
    <w:rsid w:val="0020641A"/>
    <w:rsid w:val="00206733"/>
    <w:rsid w:val="00206EF3"/>
    <w:rsid w:val="00207899"/>
    <w:rsid w:val="00207E12"/>
    <w:rsid w:val="00207EEE"/>
    <w:rsid w:val="00207FF8"/>
    <w:rsid w:val="00210386"/>
    <w:rsid w:val="00210515"/>
    <w:rsid w:val="002108EC"/>
    <w:rsid w:val="00210E5C"/>
    <w:rsid w:val="002114A9"/>
    <w:rsid w:val="00211BF4"/>
    <w:rsid w:val="00211C52"/>
    <w:rsid w:val="00211D57"/>
    <w:rsid w:val="00211D76"/>
    <w:rsid w:val="00211FF5"/>
    <w:rsid w:val="002122A4"/>
    <w:rsid w:val="00212404"/>
    <w:rsid w:val="002126DB"/>
    <w:rsid w:val="00212CA5"/>
    <w:rsid w:val="00212D16"/>
    <w:rsid w:val="0021332E"/>
    <w:rsid w:val="00213D23"/>
    <w:rsid w:val="002146B1"/>
    <w:rsid w:val="00214CD4"/>
    <w:rsid w:val="0021541F"/>
    <w:rsid w:val="0021558B"/>
    <w:rsid w:val="00215862"/>
    <w:rsid w:val="00215B30"/>
    <w:rsid w:val="00216258"/>
    <w:rsid w:val="002164E6"/>
    <w:rsid w:val="002165A2"/>
    <w:rsid w:val="00217EFC"/>
    <w:rsid w:val="00220169"/>
    <w:rsid w:val="0022032B"/>
    <w:rsid w:val="00220479"/>
    <w:rsid w:val="00221098"/>
    <w:rsid w:val="0022125E"/>
    <w:rsid w:val="0022126F"/>
    <w:rsid w:val="00222D36"/>
    <w:rsid w:val="0022347E"/>
    <w:rsid w:val="002236A8"/>
    <w:rsid w:val="002246D6"/>
    <w:rsid w:val="00224815"/>
    <w:rsid w:val="002248F5"/>
    <w:rsid w:val="0022590F"/>
    <w:rsid w:val="002278B6"/>
    <w:rsid w:val="00231265"/>
    <w:rsid w:val="00231470"/>
    <w:rsid w:val="002327CA"/>
    <w:rsid w:val="00232B47"/>
    <w:rsid w:val="00232C6F"/>
    <w:rsid w:val="0023341C"/>
    <w:rsid w:val="002341F9"/>
    <w:rsid w:val="00234610"/>
    <w:rsid w:val="00235A3B"/>
    <w:rsid w:val="0023638C"/>
    <w:rsid w:val="0023697A"/>
    <w:rsid w:val="00237144"/>
    <w:rsid w:val="00240C42"/>
    <w:rsid w:val="00240C70"/>
    <w:rsid w:val="00241D33"/>
    <w:rsid w:val="00242AE2"/>
    <w:rsid w:val="00242C31"/>
    <w:rsid w:val="00243398"/>
    <w:rsid w:val="002436CE"/>
    <w:rsid w:val="00244089"/>
    <w:rsid w:val="002442B8"/>
    <w:rsid w:val="002442C0"/>
    <w:rsid w:val="00244378"/>
    <w:rsid w:val="002448BE"/>
    <w:rsid w:val="00244A78"/>
    <w:rsid w:val="00244BA9"/>
    <w:rsid w:val="00246D0F"/>
    <w:rsid w:val="002477E1"/>
    <w:rsid w:val="00251A6A"/>
    <w:rsid w:val="00252111"/>
    <w:rsid w:val="0025237E"/>
    <w:rsid w:val="0025276C"/>
    <w:rsid w:val="00252A8E"/>
    <w:rsid w:val="00252EA3"/>
    <w:rsid w:val="00253366"/>
    <w:rsid w:val="00253D74"/>
    <w:rsid w:val="00253FA9"/>
    <w:rsid w:val="00254824"/>
    <w:rsid w:val="00254D4A"/>
    <w:rsid w:val="00254E12"/>
    <w:rsid w:val="00254E57"/>
    <w:rsid w:val="00255CBB"/>
    <w:rsid w:val="00257446"/>
    <w:rsid w:val="00257602"/>
    <w:rsid w:val="00257985"/>
    <w:rsid w:val="00257A3F"/>
    <w:rsid w:val="00257CB4"/>
    <w:rsid w:val="00260D9E"/>
    <w:rsid w:val="00260DA7"/>
    <w:rsid w:val="00261032"/>
    <w:rsid w:val="002617CC"/>
    <w:rsid w:val="00262509"/>
    <w:rsid w:val="002628EF"/>
    <w:rsid w:val="00262A5C"/>
    <w:rsid w:val="00262BDE"/>
    <w:rsid w:val="0026321D"/>
    <w:rsid w:val="00263610"/>
    <w:rsid w:val="0026391D"/>
    <w:rsid w:val="002643F0"/>
    <w:rsid w:val="0026487B"/>
    <w:rsid w:val="00264C6F"/>
    <w:rsid w:val="002652E2"/>
    <w:rsid w:val="00265AF3"/>
    <w:rsid w:val="00265B21"/>
    <w:rsid w:val="00265C8E"/>
    <w:rsid w:val="00265DC7"/>
    <w:rsid w:val="00266C05"/>
    <w:rsid w:val="00267593"/>
    <w:rsid w:val="00267945"/>
    <w:rsid w:val="00267BFD"/>
    <w:rsid w:val="00267D19"/>
    <w:rsid w:val="00270B69"/>
    <w:rsid w:val="00271D47"/>
    <w:rsid w:val="002721D5"/>
    <w:rsid w:val="0027224C"/>
    <w:rsid w:val="00272872"/>
    <w:rsid w:val="00273655"/>
    <w:rsid w:val="0027417E"/>
    <w:rsid w:val="0027534F"/>
    <w:rsid w:val="0027547D"/>
    <w:rsid w:val="0027601E"/>
    <w:rsid w:val="00276FAF"/>
    <w:rsid w:val="002774B2"/>
    <w:rsid w:val="002829A3"/>
    <w:rsid w:val="00282DE3"/>
    <w:rsid w:val="00283AA6"/>
    <w:rsid w:val="002843E9"/>
    <w:rsid w:val="00284F24"/>
    <w:rsid w:val="00285CD0"/>
    <w:rsid w:val="00286054"/>
    <w:rsid w:val="0028627B"/>
    <w:rsid w:val="0028632D"/>
    <w:rsid w:val="00286DAF"/>
    <w:rsid w:val="00287895"/>
    <w:rsid w:val="002901BB"/>
    <w:rsid w:val="002908F6"/>
    <w:rsid w:val="002914DF"/>
    <w:rsid w:val="00292450"/>
    <w:rsid w:val="002924DA"/>
    <w:rsid w:val="002927DB"/>
    <w:rsid w:val="00292D83"/>
    <w:rsid w:val="0029332A"/>
    <w:rsid w:val="00293867"/>
    <w:rsid w:val="00295377"/>
    <w:rsid w:val="00295777"/>
    <w:rsid w:val="0029582E"/>
    <w:rsid w:val="0029596D"/>
    <w:rsid w:val="00295A63"/>
    <w:rsid w:val="00295ECB"/>
    <w:rsid w:val="00296207"/>
    <w:rsid w:val="00297625"/>
    <w:rsid w:val="00297CE6"/>
    <w:rsid w:val="00297D8B"/>
    <w:rsid w:val="002A004D"/>
    <w:rsid w:val="002A085F"/>
    <w:rsid w:val="002A091F"/>
    <w:rsid w:val="002A0D83"/>
    <w:rsid w:val="002A0E42"/>
    <w:rsid w:val="002A10E7"/>
    <w:rsid w:val="002A12A5"/>
    <w:rsid w:val="002A1387"/>
    <w:rsid w:val="002A16E1"/>
    <w:rsid w:val="002A23A3"/>
    <w:rsid w:val="002A2B4A"/>
    <w:rsid w:val="002A2F0E"/>
    <w:rsid w:val="002A3899"/>
    <w:rsid w:val="002A3E24"/>
    <w:rsid w:val="002A46A9"/>
    <w:rsid w:val="002A4CE3"/>
    <w:rsid w:val="002A4D22"/>
    <w:rsid w:val="002A59F7"/>
    <w:rsid w:val="002A7054"/>
    <w:rsid w:val="002A7439"/>
    <w:rsid w:val="002A744A"/>
    <w:rsid w:val="002B027D"/>
    <w:rsid w:val="002B0B4D"/>
    <w:rsid w:val="002B16D5"/>
    <w:rsid w:val="002B17E5"/>
    <w:rsid w:val="002B27CE"/>
    <w:rsid w:val="002B27E8"/>
    <w:rsid w:val="002B2ABF"/>
    <w:rsid w:val="002B2CFE"/>
    <w:rsid w:val="002B365D"/>
    <w:rsid w:val="002B3E46"/>
    <w:rsid w:val="002B48AE"/>
    <w:rsid w:val="002B4F0C"/>
    <w:rsid w:val="002B5217"/>
    <w:rsid w:val="002B578C"/>
    <w:rsid w:val="002B58A6"/>
    <w:rsid w:val="002B5E45"/>
    <w:rsid w:val="002B5F90"/>
    <w:rsid w:val="002B6EC3"/>
    <w:rsid w:val="002B7492"/>
    <w:rsid w:val="002B7931"/>
    <w:rsid w:val="002B7A8E"/>
    <w:rsid w:val="002C1128"/>
    <w:rsid w:val="002C1728"/>
    <w:rsid w:val="002C254B"/>
    <w:rsid w:val="002C41B9"/>
    <w:rsid w:val="002C4480"/>
    <w:rsid w:val="002C47F4"/>
    <w:rsid w:val="002C53CA"/>
    <w:rsid w:val="002C5679"/>
    <w:rsid w:val="002C5F55"/>
    <w:rsid w:val="002C6771"/>
    <w:rsid w:val="002C773A"/>
    <w:rsid w:val="002D0202"/>
    <w:rsid w:val="002D1094"/>
    <w:rsid w:val="002D1263"/>
    <w:rsid w:val="002D1A34"/>
    <w:rsid w:val="002D30CD"/>
    <w:rsid w:val="002D4092"/>
    <w:rsid w:val="002D4CC5"/>
    <w:rsid w:val="002D4CDA"/>
    <w:rsid w:val="002D6211"/>
    <w:rsid w:val="002D66A2"/>
    <w:rsid w:val="002D698D"/>
    <w:rsid w:val="002D6A92"/>
    <w:rsid w:val="002D6E1E"/>
    <w:rsid w:val="002D6E80"/>
    <w:rsid w:val="002D760D"/>
    <w:rsid w:val="002D7757"/>
    <w:rsid w:val="002E04C8"/>
    <w:rsid w:val="002E1453"/>
    <w:rsid w:val="002E1619"/>
    <w:rsid w:val="002E332C"/>
    <w:rsid w:val="002E37F2"/>
    <w:rsid w:val="002E3A54"/>
    <w:rsid w:val="002E3C9B"/>
    <w:rsid w:val="002E43EE"/>
    <w:rsid w:val="002E5093"/>
    <w:rsid w:val="002E50D9"/>
    <w:rsid w:val="002E5355"/>
    <w:rsid w:val="002E5774"/>
    <w:rsid w:val="002E59AA"/>
    <w:rsid w:val="002E63DC"/>
    <w:rsid w:val="002E67D2"/>
    <w:rsid w:val="002E7164"/>
    <w:rsid w:val="002E7C50"/>
    <w:rsid w:val="002F0235"/>
    <w:rsid w:val="002F0920"/>
    <w:rsid w:val="002F0F70"/>
    <w:rsid w:val="002F11F7"/>
    <w:rsid w:val="002F1821"/>
    <w:rsid w:val="002F1AB9"/>
    <w:rsid w:val="002F1BF2"/>
    <w:rsid w:val="002F223F"/>
    <w:rsid w:val="002F2C29"/>
    <w:rsid w:val="002F2DF5"/>
    <w:rsid w:val="002F2F7D"/>
    <w:rsid w:val="002F34C0"/>
    <w:rsid w:val="002F46F5"/>
    <w:rsid w:val="002F480E"/>
    <w:rsid w:val="002F5133"/>
    <w:rsid w:val="002F5CA3"/>
    <w:rsid w:val="002F6315"/>
    <w:rsid w:val="002F6F18"/>
    <w:rsid w:val="002F74DE"/>
    <w:rsid w:val="002F7B6E"/>
    <w:rsid w:val="002F7FFA"/>
    <w:rsid w:val="00300579"/>
    <w:rsid w:val="00300A37"/>
    <w:rsid w:val="00301712"/>
    <w:rsid w:val="003018F8"/>
    <w:rsid w:val="003044C5"/>
    <w:rsid w:val="003045EC"/>
    <w:rsid w:val="00304C4B"/>
    <w:rsid w:val="00305FC1"/>
    <w:rsid w:val="003064AF"/>
    <w:rsid w:val="00306681"/>
    <w:rsid w:val="00306B24"/>
    <w:rsid w:val="0031005A"/>
    <w:rsid w:val="00310284"/>
    <w:rsid w:val="00311952"/>
    <w:rsid w:val="00311B9A"/>
    <w:rsid w:val="00311C8B"/>
    <w:rsid w:val="00311E7F"/>
    <w:rsid w:val="00311EFA"/>
    <w:rsid w:val="003129CB"/>
    <w:rsid w:val="00312D0C"/>
    <w:rsid w:val="0031310E"/>
    <w:rsid w:val="00313475"/>
    <w:rsid w:val="003136D0"/>
    <w:rsid w:val="00313DC7"/>
    <w:rsid w:val="00313F9B"/>
    <w:rsid w:val="00314035"/>
    <w:rsid w:val="00314F63"/>
    <w:rsid w:val="003156E3"/>
    <w:rsid w:val="00316A81"/>
    <w:rsid w:val="00317029"/>
    <w:rsid w:val="003174D3"/>
    <w:rsid w:val="00317F1F"/>
    <w:rsid w:val="003201FC"/>
    <w:rsid w:val="003208F0"/>
    <w:rsid w:val="00320A76"/>
    <w:rsid w:val="003213EC"/>
    <w:rsid w:val="00322905"/>
    <w:rsid w:val="00322DDE"/>
    <w:rsid w:val="00322FDF"/>
    <w:rsid w:val="00323588"/>
    <w:rsid w:val="0032359A"/>
    <w:rsid w:val="00323669"/>
    <w:rsid w:val="00323B06"/>
    <w:rsid w:val="00323D99"/>
    <w:rsid w:val="00324247"/>
    <w:rsid w:val="0032428B"/>
    <w:rsid w:val="0032555F"/>
    <w:rsid w:val="003259B9"/>
    <w:rsid w:val="00326657"/>
    <w:rsid w:val="0032668D"/>
    <w:rsid w:val="00326DC3"/>
    <w:rsid w:val="00326F8D"/>
    <w:rsid w:val="003273AA"/>
    <w:rsid w:val="00327C8C"/>
    <w:rsid w:val="0033020C"/>
    <w:rsid w:val="003302DE"/>
    <w:rsid w:val="00330B9B"/>
    <w:rsid w:val="0033141F"/>
    <w:rsid w:val="00332E02"/>
    <w:rsid w:val="0033315F"/>
    <w:rsid w:val="00333505"/>
    <w:rsid w:val="00333A80"/>
    <w:rsid w:val="00334CA1"/>
    <w:rsid w:val="00336227"/>
    <w:rsid w:val="0033691D"/>
    <w:rsid w:val="00337762"/>
    <w:rsid w:val="00337E63"/>
    <w:rsid w:val="003403BC"/>
    <w:rsid w:val="00340513"/>
    <w:rsid w:val="00340F79"/>
    <w:rsid w:val="00340F8E"/>
    <w:rsid w:val="00341216"/>
    <w:rsid w:val="003417C2"/>
    <w:rsid w:val="00343444"/>
    <w:rsid w:val="00343DCB"/>
    <w:rsid w:val="00343F30"/>
    <w:rsid w:val="00344174"/>
    <w:rsid w:val="00344E13"/>
    <w:rsid w:val="00344FAD"/>
    <w:rsid w:val="00345428"/>
    <w:rsid w:val="00345C07"/>
    <w:rsid w:val="00345D7F"/>
    <w:rsid w:val="00346222"/>
    <w:rsid w:val="00346A52"/>
    <w:rsid w:val="0034713E"/>
    <w:rsid w:val="00347BBE"/>
    <w:rsid w:val="00347C14"/>
    <w:rsid w:val="0035040C"/>
    <w:rsid w:val="00350843"/>
    <w:rsid w:val="00351161"/>
    <w:rsid w:val="00351307"/>
    <w:rsid w:val="00351DF6"/>
    <w:rsid w:val="003524FE"/>
    <w:rsid w:val="003529F0"/>
    <w:rsid w:val="00353495"/>
    <w:rsid w:val="00354AA1"/>
    <w:rsid w:val="00355653"/>
    <w:rsid w:val="00355AF2"/>
    <w:rsid w:val="00355E0C"/>
    <w:rsid w:val="0035608A"/>
    <w:rsid w:val="0035699A"/>
    <w:rsid w:val="00357F55"/>
    <w:rsid w:val="00357F94"/>
    <w:rsid w:val="0036012F"/>
    <w:rsid w:val="00361288"/>
    <w:rsid w:val="00361318"/>
    <w:rsid w:val="0036141C"/>
    <w:rsid w:val="00361465"/>
    <w:rsid w:val="003617B8"/>
    <w:rsid w:val="00361F25"/>
    <w:rsid w:val="00362882"/>
    <w:rsid w:val="00362919"/>
    <w:rsid w:val="00363DD8"/>
    <w:rsid w:val="00363F2D"/>
    <w:rsid w:val="0036483E"/>
    <w:rsid w:val="0036531E"/>
    <w:rsid w:val="00365416"/>
    <w:rsid w:val="0036653D"/>
    <w:rsid w:val="003668E2"/>
    <w:rsid w:val="00366D79"/>
    <w:rsid w:val="00367904"/>
    <w:rsid w:val="00367BE8"/>
    <w:rsid w:val="00371E4E"/>
    <w:rsid w:val="00371FD5"/>
    <w:rsid w:val="003725D7"/>
    <w:rsid w:val="00372B0D"/>
    <w:rsid w:val="0037403B"/>
    <w:rsid w:val="00374054"/>
    <w:rsid w:val="003745DF"/>
    <w:rsid w:val="00375398"/>
    <w:rsid w:val="003759D4"/>
    <w:rsid w:val="00376CD4"/>
    <w:rsid w:val="0037710F"/>
    <w:rsid w:val="00377DE2"/>
    <w:rsid w:val="00380DFA"/>
    <w:rsid w:val="00382413"/>
    <w:rsid w:val="00382431"/>
    <w:rsid w:val="00382667"/>
    <w:rsid w:val="00382B8E"/>
    <w:rsid w:val="00382BCD"/>
    <w:rsid w:val="0038367E"/>
    <w:rsid w:val="00383B14"/>
    <w:rsid w:val="00383BDE"/>
    <w:rsid w:val="00383E0D"/>
    <w:rsid w:val="0038433C"/>
    <w:rsid w:val="0038562A"/>
    <w:rsid w:val="0038579E"/>
    <w:rsid w:val="00385C48"/>
    <w:rsid w:val="00385F58"/>
    <w:rsid w:val="00386570"/>
    <w:rsid w:val="003875F1"/>
    <w:rsid w:val="003876FA"/>
    <w:rsid w:val="003906C5"/>
    <w:rsid w:val="00390D53"/>
    <w:rsid w:val="0039174F"/>
    <w:rsid w:val="00391BCB"/>
    <w:rsid w:val="00394168"/>
    <w:rsid w:val="003943CA"/>
    <w:rsid w:val="00394786"/>
    <w:rsid w:val="00394FD3"/>
    <w:rsid w:val="003950C2"/>
    <w:rsid w:val="003950FE"/>
    <w:rsid w:val="003955A2"/>
    <w:rsid w:val="00395808"/>
    <w:rsid w:val="00395AAA"/>
    <w:rsid w:val="00395E2D"/>
    <w:rsid w:val="00395EDE"/>
    <w:rsid w:val="0039616D"/>
    <w:rsid w:val="00396265"/>
    <w:rsid w:val="003969C5"/>
    <w:rsid w:val="00397768"/>
    <w:rsid w:val="003A02F1"/>
    <w:rsid w:val="003A0DFF"/>
    <w:rsid w:val="003A10B2"/>
    <w:rsid w:val="003A2233"/>
    <w:rsid w:val="003A2468"/>
    <w:rsid w:val="003A2F01"/>
    <w:rsid w:val="003A3975"/>
    <w:rsid w:val="003A3E9A"/>
    <w:rsid w:val="003A4E93"/>
    <w:rsid w:val="003A57F8"/>
    <w:rsid w:val="003A61DD"/>
    <w:rsid w:val="003A64EF"/>
    <w:rsid w:val="003B1508"/>
    <w:rsid w:val="003B1706"/>
    <w:rsid w:val="003B1C1A"/>
    <w:rsid w:val="003B2860"/>
    <w:rsid w:val="003B32AF"/>
    <w:rsid w:val="003B3979"/>
    <w:rsid w:val="003B4853"/>
    <w:rsid w:val="003B4FF6"/>
    <w:rsid w:val="003B61BD"/>
    <w:rsid w:val="003B6C27"/>
    <w:rsid w:val="003B6CED"/>
    <w:rsid w:val="003B6DB0"/>
    <w:rsid w:val="003B7724"/>
    <w:rsid w:val="003C0148"/>
    <w:rsid w:val="003C0C4D"/>
    <w:rsid w:val="003C0FBE"/>
    <w:rsid w:val="003C1084"/>
    <w:rsid w:val="003C151E"/>
    <w:rsid w:val="003C1C66"/>
    <w:rsid w:val="003C1FF8"/>
    <w:rsid w:val="003C2600"/>
    <w:rsid w:val="003C2B2C"/>
    <w:rsid w:val="003C2E76"/>
    <w:rsid w:val="003C3002"/>
    <w:rsid w:val="003C3341"/>
    <w:rsid w:val="003C3C47"/>
    <w:rsid w:val="003C4E2B"/>
    <w:rsid w:val="003C56AB"/>
    <w:rsid w:val="003C5AB7"/>
    <w:rsid w:val="003C6AB1"/>
    <w:rsid w:val="003C793C"/>
    <w:rsid w:val="003D04EA"/>
    <w:rsid w:val="003D0A06"/>
    <w:rsid w:val="003D0AB3"/>
    <w:rsid w:val="003D0D33"/>
    <w:rsid w:val="003D0D42"/>
    <w:rsid w:val="003D1BB9"/>
    <w:rsid w:val="003D532A"/>
    <w:rsid w:val="003D5ACB"/>
    <w:rsid w:val="003D5D77"/>
    <w:rsid w:val="003D690D"/>
    <w:rsid w:val="003D6CFE"/>
    <w:rsid w:val="003D6ED5"/>
    <w:rsid w:val="003D73BB"/>
    <w:rsid w:val="003E02E3"/>
    <w:rsid w:val="003E14BB"/>
    <w:rsid w:val="003E1C53"/>
    <w:rsid w:val="003E2048"/>
    <w:rsid w:val="003E24CD"/>
    <w:rsid w:val="003E3D06"/>
    <w:rsid w:val="003E3F74"/>
    <w:rsid w:val="003E665C"/>
    <w:rsid w:val="003E6ED4"/>
    <w:rsid w:val="003E6EDF"/>
    <w:rsid w:val="003E7474"/>
    <w:rsid w:val="003E768A"/>
    <w:rsid w:val="003E79E5"/>
    <w:rsid w:val="003E7B40"/>
    <w:rsid w:val="003E7F94"/>
    <w:rsid w:val="003F07B9"/>
    <w:rsid w:val="003F0864"/>
    <w:rsid w:val="003F0F04"/>
    <w:rsid w:val="003F12F6"/>
    <w:rsid w:val="003F150E"/>
    <w:rsid w:val="003F19AB"/>
    <w:rsid w:val="003F1D2F"/>
    <w:rsid w:val="003F2437"/>
    <w:rsid w:val="003F2A0B"/>
    <w:rsid w:val="003F2D88"/>
    <w:rsid w:val="003F3FB8"/>
    <w:rsid w:val="003F4019"/>
    <w:rsid w:val="003F41A4"/>
    <w:rsid w:val="003F4774"/>
    <w:rsid w:val="003F4EBC"/>
    <w:rsid w:val="003F530C"/>
    <w:rsid w:val="003F76A0"/>
    <w:rsid w:val="003F7980"/>
    <w:rsid w:val="003F79FE"/>
    <w:rsid w:val="003F7B31"/>
    <w:rsid w:val="003F7D45"/>
    <w:rsid w:val="003F7E5E"/>
    <w:rsid w:val="0040058A"/>
    <w:rsid w:val="004009B8"/>
    <w:rsid w:val="004019B2"/>
    <w:rsid w:val="004029B3"/>
    <w:rsid w:val="00402F69"/>
    <w:rsid w:val="004030F7"/>
    <w:rsid w:val="004031AF"/>
    <w:rsid w:val="00403881"/>
    <w:rsid w:val="004040DE"/>
    <w:rsid w:val="00404D40"/>
    <w:rsid w:val="00404F00"/>
    <w:rsid w:val="004051F8"/>
    <w:rsid w:val="0040579F"/>
    <w:rsid w:val="00405E44"/>
    <w:rsid w:val="00405E80"/>
    <w:rsid w:val="004060CC"/>
    <w:rsid w:val="004066B2"/>
    <w:rsid w:val="0040671C"/>
    <w:rsid w:val="004070CC"/>
    <w:rsid w:val="00410388"/>
    <w:rsid w:val="00410B62"/>
    <w:rsid w:val="00410FBD"/>
    <w:rsid w:val="0041117F"/>
    <w:rsid w:val="0041131B"/>
    <w:rsid w:val="004115D1"/>
    <w:rsid w:val="004119D4"/>
    <w:rsid w:val="004119D6"/>
    <w:rsid w:val="0041210F"/>
    <w:rsid w:val="004123C2"/>
    <w:rsid w:val="00413DDA"/>
    <w:rsid w:val="004141D0"/>
    <w:rsid w:val="004143B7"/>
    <w:rsid w:val="004145CD"/>
    <w:rsid w:val="00414E95"/>
    <w:rsid w:val="00414F9A"/>
    <w:rsid w:val="004152DB"/>
    <w:rsid w:val="004160A5"/>
    <w:rsid w:val="00417B2D"/>
    <w:rsid w:val="00420685"/>
    <w:rsid w:val="00420A1A"/>
    <w:rsid w:val="00420EE8"/>
    <w:rsid w:val="00421A53"/>
    <w:rsid w:val="00421C48"/>
    <w:rsid w:val="00421CDB"/>
    <w:rsid w:val="004220D5"/>
    <w:rsid w:val="0042272C"/>
    <w:rsid w:val="00422AA5"/>
    <w:rsid w:val="00422C0B"/>
    <w:rsid w:val="00423099"/>
    <w:rsid w:val="0042354D"/>
    <w:rsid w:val="00423A21"/>
    <w:rsid w:val="00423C77"/>
    <w:rsid w:val="00423D13"/>
    <w:rsid w:val="00424A40"/>
    <w:rsid w:val="004252C8"/>
    <w:rsid w:val="00427649"/>
    <w:rsid w:val="00427BF1"/>
    <w:rsid w:val="00427CF1"/>
    <w:rsid w:val="00430739"/>
    <w:rsid w:val="00430C92"/>
    <w:rsid w:val="004318C7"/>
    <w:rsid w:val="004320F2"/>
    <w:rsid w:val="004326FA"/>
    <w:rsid w:val="00432DED"/>
    <w:rsid w:val="00432E04"/>
    <w:rsid w:val="0043487C"/>
    <w:rsid w:val="00435415"/>
    <w:rsid w:val="00435D10"/>
    <w:rsid w:val="00436241"/>
    <w:rsid w:val="00436361"/>
    <w:rsid w:val="004368A6"/>
    <w:rsid w:val="00436901"/>
    <w:rsid w:val="0043708B"/>
    <w:rsid w:val="004373EC"/>
    <w:rsid w:val="004374E3"/>
    <w:rsid w:val="00437655"/>
    <w:rsid w:val="004406B4"/>
    <w:rsid w:val="00441079"/>
    <w:rsid w:val="00441913"/>
    <w:rsid w:val="004426DD"/>
    <w:rsid w:val="004430D6"/>
    <w:rsid w:val="00443333"/>
    <w:rsid w:val="00443ADE"/>
    <w:rsid w:val="00444233"/>
    <w:rsid w:val="00444649"/>
    <w:rsid w:val="004446E9"/>
    <w:rsid w:val="0044472E"/>
    <w:rsid w:val="004448D9"/>
    <w:rsid w:val="00444A74"/>
    <w:rsid w:val="00444B1F"/>
    <w:rsid w:val="0044565C"/>
    <w:rsid w:val="004456A9"/>
    <w:rsid w:val="00445822"/>
    <w:rsid w:val="00446784"/>
    <w:rsid w:val="0044777B"/>
    <w:rsid w:val="00450008"/>
    <w:rsid w:val="0045089D"/>
    <w:rsid w:val="00450E04"/>
    <w:rsid w:val="00451447"/>
    <w:rsid w:val="00451642"/>
    <w:rsid w:val="004536EA"/>
    <w:rsid w:val="00453C9D"/>
    <w:rsid w:val="00454148"/>
    <w:rsid w:val="004546BC"/>
    <w:rsid w:val="004551B0"/>
    <w:rsid w:val="00455632"/>
    <w:rsid w:val="00455B67"/>
    <w:rsid w:val="00455B90"/>
    <w:rsid w:val="00456294"/>
    <w:rsid w:val="00456969"/>
    <w:rsid w:val="004574B4"/>
    <w:rsid w:val="004575F9"/>
    <w:rsid w:val="00457C5A"/>
    <w:rsid w:val="00460360"/>
    <w:rsid w:val="004606EB"/>
    <w:rsid w:val="00460829"/>
    <w:rsid w:val="004609C0"/>
    <w:rsid w:val="00460C48"/>
    <w:rsid w:val="00461320"/>
    <w:rsid w:val="00461998"/>
    <w:rsid w:val="00461A23"/>
    <w:rsid w:val="00462667"/>
    <w:rsid w:val="00462847"/>
    <w:rsid w:val="00462DC1"/>
    <w:rsid w:val="00462F92"/>
    <w:rsid w:val="00463121"/>
    <w:rsid w:val="00463613"/>
    <w:rsid w:val="00463CC9"/>
    <w:rsid w:val="004641A9"/>
    <w:rsid w:val="004648BD"/>
    <w:rsid w:val="00464C97"/>
    <w:rsid w:val="00465843"/>
    <w:rsid w:val="00466123"/>
    <w:rsid w:val="004664FB"/>
    <w:rsid w:val="00466CCE"/>
    <w:rsid w:val="004702AF"/>
    <w:rsid w:val="004703F4"/>
    <w:rsid w:val="00471BB1"/>
    <w:rsid w:val="00471FC4"/>
    <w:rsid w:val="00472121"/>
    <w:rsid w:val="00472CCC"/>
    <w:rsid w:val="00472F73"/>
    <w:rsid w:val="00473A0B"/>
    <w:rsid w:val="0047418A"/>
    <w:rsid w:val="004744D7"/>
    <w:rsid w:val="00475BFA"/>
    <w:rsid w:val="00475C7E"/>
    <w:rsid w:val="004779D9"/>
    <w:rsid w:val="00477E60"/>
    <w:rsid w:val="00477FC9"/>
    <w:rsid w:val="0048053F"/>
    <w:rsid w:val="00480AB6"/>
    <w:rsid w:val="00481B02"/>
    <w:rsid w:val="00481F6F"/>
    <w:rsid w:val="00482819"/>
    <w:rsid w:val="004832F9"/>
    <w:rsid w:val="00483599"/>
    <w:rsid w:val="004835AC"/>
    <w:rsid w:val="004844EE"/>
    <w:rsid w:val="00484DFC"/>
    <w:rsid w:val="00484EB1"/>
    <w:rsid w:val="004857BC"/>
    <w:rsid w:val="00485C04"/>
    <w:rsid w:val="004871B2"/>
    <w:rsid w:val="00487481"/>
    <w:rsid w:val="00490297"/>
    <w:rsid w:val="00490941"/>
    <w:rsid w:val="0049096F"/>
    <w:rsid w:val="0049194E"/>
    <w:rsid w:val="00491B49"/>
    <w:rsid w:val="0049210F"/>
    <w:rsid w:val="0049280C"/>
    <w:rsid w:val="00492DC9"/>
    <w:rsid w:val="00492E21"/>
    <w:rsid w:val="00493577"/>
    <w:rsid w:val="004939C6"/>
    <w:rsid w:val="00493B97"/>
    <w:rsid w:val="004945AE"/>
    <w:rsid w:val="004945B2"/>
    <w:rsid w:val="004947C4"/>
    <w:rsid w:val="004955CA"/>
    <w:rsid w:val="00495D98"/>
    <w:rsid w:val="00495DFA"/>
    <w:rsid w:val="00496575"/>
    <w:rsid w:val="004967AC"/>
    <w:rsid w:val="00496B36"/>
    <w:rsid w:val="00496F8E"/>
    <w:rsid w:val="00497DA9"/>
    <w:rsid w:val="004A0277"/>
    <w:rsid w:val="004A028F"/>
    <w:rsid w:val="004A0C7F"/>
    <w:rsid w:val="004A0DAE"/>
    <w:rsid w:val="004A18B9"/>
    <w:rsid w:val="004A1F83"/>
    <w:rsid w:val="004A23BF"/>
    <w:rsid w:val="004A2ED0"/>
    <w:rsid w:val="004A3322"/>
    <w:rsid w:val="004A341E"/>
    <w:rsid w:val="004A39F6"/>
    <w:rsid w:val="004A3BE2"/>
    <w:rsid w:val="004A4551"/>
    <w:rsid w:val="004A4CCD"/>
    <w:rsid w:val="004A54A1"/>
    <w:rsid w:val="004A5A81"/>
    <w:rsid w:val="004A78DA"/>
    <w:rsid w:val="004A7E15"/>
    <w:rsid w:val="004B0284"/>
    <w:rsid w:val="004B1B1F"/>
    <w:rsid w:val="004B1E25"/>
    <w:rsid w:val="004B27A4"/>
    <w:rsid w:val="004B375D"/>
    <w:rsid w:val="004B3A90"/>
    <w:rsid w:val="004B3BCE"/>
    <w:rsid w:val="004B3EFC"/>
    <w:rsid w:val="004B5443"/>
    <w:rsid w:val="004B6125"/>
    <w:rsid w:val="004B6344"/>
    <w:rsid w:val="004B6493"/>
    <w:rsid w:val="004B6C28"/>
    <w:rsid w:val="004B7549"/>
    <w:rsid w:val="004B7DBA"/>
    <w:rsid w:val="004C08CF"/>
    <w:rsid w:val="004C0F4A"/>
    <w:rsid w:val="004C17E1"/>
    <w:rsid w:val="004C1FE2"/>
    <w:rsid w:val="004C2FC6"/>
    <w:rsid w:val="004C36F4"/>
    <w:rsid w:val="004C3861"/>
    <w:rsid w:val="004C4598"/>
    <w:rsid w:val="004C4BC4"/>
    <w:rsid w:val="004C5754"/>
    <w:rsid w:val="004C5D48"/>
    <w:rsid w:val="004C5EFF"/>
    <w:rsid w:val="004C661A"/>
    <w:rsid w:val="004D0BE5"/>
    <w:rsid w:val="004D11AF"/>
    <w:rsid w:val="004D11F1"/>
    <w:rsid w:val="004D1E61"/>
    <w:rsid w:val="004D2453"/>
    <w:rsid w:val="004D310A"/>
    <w:rsid w:val="004D3E53"/>
    <w:rsid w:val="004D5137"/>
    <w:rsid w:val="004D5CA6"/>
    <w:rsid w:val="004D6A68"/>
    <w:rsid w:val="004D6CBF"/>
    <w:rsid w:val="004D7A7D"/>
    <w:rsid w:val="004D7BF2"/>
    <w:rsid w:val="004E08D8"/>
    <w:rsid w:val="004E0C18"/>
    <w:rsid w:val="004E110A"/>
    <w:rsid w:val="004E18AA"/>
    <w:rsid w:val="004E19AE"/>
    <w:rsid w:val="004E20F6"/>
    <w:rsid w:val="004E2B4F"/>
    <w:rsid w:val="004E406D"/>
    <w:rsid w:val="004E5A8A"/>
    <w:rsid w:val="004E5ECF"/>
    <w:rsid w:val="004E6BBC"/>
    <w:rsid w:val="004E6E62"/>
    <w:rsid w:val="004E70BC"/>
    <w:rsid w:val="004E772B"/>
    <w:rsid w:val="004F105B"/>
    <w:rsid w:val="004F1260"/>
    <w:rsid w:val="004F1C0D"/>
    <w:rsid w:val="004F1E26"/>
    <w:rsid w:val="004F226F"/>
    <w:rsid w:val="004F2BB3"/>
    <w:rsid w:val="004F3388"/>
    <w:rsid w:val="004F3AE2"/>
    <w:rsid w:val="004F4197"/>
    <w:rsid w:val="004F4721"/>
    <w:rsid w:val="004F478A"/>
    <w:rsid w:val="004F489E"/>
    <w:rsid w:val="004F5BC1"/>
    <w:rsid w:val="004F5CA4"/>
    <w:rsid w:val="004F670A"/>
    <w:rsid w:val="004F69DF"/>
    <w:rsid w:val="004F73A4"/>
    <w:rsid w:val="004F7A4E"/>
    <w:rsid w:val="00500BC5"/>
    <w:rsid w:val="00500C07"/>
    <w:rsid w:val="00500F16"/>
    <w:rsid w:val="00501015"/>
    <w:rsid w:val="005013D3"/>
    <w:rsid w:val="00502353"/>
    <w:rsid w:val="00502D33"/>
    <w:rsid w:val="005034DB"/>
    <w:rsid w:val="00504481"/>
    <w:rsid w:val="005046FB"/>
    <w:rsid w:val="0050518C"/>
    <w:rsid w:val="0050594B"/>
    <w:rsid w:val="00505E0F"/>
    <w:rsid w:val="00506FBA"/>
    <w:rsid w:val="00507B91"/>
    <w:rsid w:val="00507CB6"/>
    <w:rsid w:val="005107DB"/>
    <w:rsid w:val="00511686"/>
    <w:rsid w:val="00511F59"/>
    <w:rsid w:val="00511FF7"/>
    <w:rsid w:val="005120CF"/>
    <w:rsid w:val="00512756"/>
    <w:rsid w:val="00512B35"/>
    <w:rsid w:val="00512BEF"/>
    <w:rsid w:val="00512CD4"/>
    <w:rsid w:val="0051350E"/>
    <w:rsid w:val="00514B21"/>
    <w:rsid w:val="00514DD9"/>
    <w:rsid w:val="005151CA"/>
    <w:rsid w:val="00516A17"/>
    <w:rsid w:val="005173F4"/>
    <w:rsid w:val="00517606"/>
    <w:rsid w:val="00517777"/>
    <w:rsid w:val="00517D70"/>
    <w:rsid w:val="00520048"/>
    <w:rsid w:val="00520B67"/>
    <w:rsid w:val="00520EE5"/>
    <w:rsid w:val="00521217"/>
    <w:rsid w:val="00521D6B"/>
    <w:rsid w:val="005220F7"/>
    <w:rsid w:val="0052225A"/>
    <w:rsid w:val="00522C06"/>
    <w:rsid w:val="00522E48"/>
    <w:rsid w:val="00523236"/>
    <w:rsid w:val="00524CEC"/>
    <w:rsid w:val="00524DBF"/>
    <w:rsid w:val="005257A4"/>
    <w:rsid w:val="0052637A"/>
    <w:rsid w:val="00526425"/>
    <w:rsid w:val="0052679B"/>
    <w:rsid w:val="00527248"/>
    <w:rsid w:val="0052731B"/>
    <w:rsid w:val="005273BC"/>
    <w:rsid w:val="00527726"/>
    <w:rsid w:val="00530153"/>
    <w:rsid w:val="00530DFD"/>
    <w:rsid w:val="00531493"/>
    <w:rsid w:val="00531DA8"/>
    <w:rsid w:val="005322E3"/>
    <w:rsid w:val="00532667"/>
    <w:rsid w:val="0053277B"/>
    <w:rsid w:val="00532A9B"/>
    <w:rsid w:val="00535412"/>
    <w:rsid w:val="00536542"/>
    <w:rsid w:val="00536A31"/>
    <w:rsid w:val="00536F82"/>
    <w:rsid w:val="00537971"/>
    <w:rsid w:val="00537C2F"/>
    <w:rsid w:val="00540049"/>
    <w:rsid w:val="00541895"/>
    <w:rsid w:val="00542224"/>
    <w:rsid w:val="00542B67"/>
    <w:rsid w:val="00542B7F"/>
    <w:rsid w:val="0054349A"/>
    <w:rsid w:val="00544312"/>
    <w:rsid w:val="00544F3A"/>
    <w:rsid w:val="0054535E"/>
    <w:rsid w:val="00545367"/>
    <w:rsid w:val="0054602E"/>
    <w:rsid w:val="00546A35"/>
    <w:rsid w:val="00546B15"/>
    <w:rsid w:val="00546FCF"/>
    <w:rsid w:val="00547019"/>
    <w:rsid w:val="00547692"/>
    <w:rsid w:val="00547864"/>
    <w:rsid w:val="00547D39"/>
    <w:rsid w:val="00547D5F"/>
    <w:rsid w:val="00547DD3"/>
    <w:rsid w:val="00550711"/>
    <w:rsid w:val="00550A13"/>
    <w:rsid w:val="00550DE5"/>
    <w:rsid w:val="00550EE8"/>
    <w:rsid w:val="00551813"/>
    <w:rsid w:val="00551A34"/>
    <w:rsid w:val="00551D92"/>
    <w:rsid w:val="00551E55"/>
    <w:rsid w:val="00552F0F"/>
    <w:rsid w:val="005539A8"/>
    <w:rsid w:val="005543FA"/>
    <w:rsid w:val="0055493A"/>
    <w:rsid w:val="00554986"/>
    <w:rsid w:val="00554C57"/>
    <w:rsid w:val="00555C45"/>
    <w:rsid w:val="00555D5E"/>
    <w:rsid w:val="00556DE1"/>
    <w:rsid w:val="00556F30"/>
    <w:rsid w:val="00557CC6"/>
    <w:rsid w:val="0056018F"/>
    <w:rsid w:val="0056066D"/>
    <w:rsid w:val="00560691"/>
    <w:rsid w:val="005607AC"/>
    <w:rsid w:val="00560ECD"/>
    <w:rsid w:val="00561CF0"/>
    <w:rsid w:val="00561EC1"/>
    <w:rsid w:val="005622D7"/>
    <w:rsid w:val="005629D5"/>
    <w:rsid w:val="005631E3"/>
    <w:rsid w:val="005632EC"/>
    <w:rsid w:val="00563490"/>
    <w:rsid w:val="005652F5"/>
    <w:rsid w:val="00567A7F"/>
    <w:rsid w:val="00567B37"/>
    <w:rsid w:val="00567C08"/>
    <w:rsid w:val="00567C7D"/>
    <w:rsid w:val="00567C86"/>
    <w:rsid w:val="0057181F"/>
    <w:rsid w:val="00571908"/>
    <w:rsid w:val="00571F12"/>
    <w:rsid w:val="005721EA"/>
    <w:rsid w:val="005723FD"/>
    <w:rsid w:val="00572794"/>
    <w:rsid w:val="0057295C"/>
    <w:rsid w:val="00573975"/>
    <w:rsid w:val="00573AAA"/>
    <w:rsid w:val="00573D62"/>
    <w:rsid w:val="00574027"/>
    <w:rsid w:val="0057432D"/>
    <w:rsid w:val="0057497C"/>
    <w:rsid w:val="00575348"/>
    <w:rsid w:val="005754CD"/>
    <w:rsid w:val="00575A8E"/>
    <w:rsid w:val="00576944"/>
    <w:rsid w:val="00576DFB"/>
    <w:rsid w:val="00576ED9"/>
    <w:rsid w:val="00576FE0"/>
    <w:rsid w:val="005771A6"/>
    <w:rsid w:val="00577268"/>
    <w:rsid w:val="0058007C"/>
    <w:rsid w:val="00580414"/>
    <w:rsid w:val="00580541"/>
    <w:rsid w:val="00580C60"/>
    <w:rsid w:val="00581F65"/>
    <w:rsid w:val="005833EB"/>
    <w:rsid w:val="00583A22"/>
    <w:rsid w:val="00584742"/>
    <w:rsid w:val="005849BA"/>
    <w:rsid w:val="0058534A"/>
    <w:rsid w:val="0058590C"/>
    <w:rsid w:val="00585B4F"/>
    <w:rsid w:val="0058723D"/>
    <w:rsid w:val="00587644"/>
    <w:rsid w:val="00587BAF"/>
    <w:rsid w:val="00590564"/>
    <w:rsid w:val="00590C61"/>
    <w:rsid w:val="00590F21"/>
    <w:rsid w:val="00590FEB"/>
    <w:rsid w:val="00591B1F"/>
    <w:rsid w:val="0059226A"/>
    <w:rsid w:val="005938DA"/>
    <w:rsid w:val="00593980"/>
    <w:rsid w:val="00593C46"/>
    <w:rsid w:val="00593F5B"/>
    <w:rsid w:val="005946F2"/>
    <w:rsid w:val="0059516E"/>
    <w:rsid w:val="00595341"/>
    <w:rsid w:val="00596212"/>
    <w:rsid w:val="00596709"/>
    <w:rsid w:val="00596739"/>
    <w:rsid w:val="00596C02"/>
    <w:rsid w:val="00597875"/>
    <w:rsid w:val="005A1473"/>
    <w:rsid w:val="005A1476"/>
    <w:rsid w:val="005A179D"/>
    <w:rsid w:val="005A1AB9"/>
    <w:rsid w:val="005A25E3"/>
    <w:rsid w:val="005A2747"/>
    <w:rsid w:val="005A30C6"/>
    <w:rsid w:val="005A3AC3"/>
    <w:rsid w:val="005A3C5B"/>
    <w:rsid w:val="005A3D79"/>
    <w:rsid w:val="005A3F4D"/>
    <w:rsid w:val="005A50F1"/>
    <w:rsid w:val="005A5792"/>
    <w:rsid w:val="005A5F86"/>
    <w:rsid w:val="005A62A1"/>
    <w:rsid w:val="005A7787"/>
    <w:rsid w:val="005A7D93"/>
    <w:rsid w:val="005B0C30"/>
    <w:rsid w:val="005B146D"/>
    <w:rsid w:val="005B2042"/>
    <w:rsid w:val="005B286B"/>
    <w:rsid w:val="005B42E2"/>
    <w:rsid w:val="005B4AEE"/>
    <w:rsid w:val="005B4AF2"/>
    <w:rsid w:val="005B4BE6"/>
    <w:rsid w:val="005B508D"/>
    <w:rsid w:val="005B5278"/>
    <w:rsid w:val="005B5F40"/>
    <w:rsid w:val="005B5FA9"/>
    <w:rsid w:val="005B6028"/>
    <w:rsid w:val="005B69A3"/>
    <w:rsid w:val="005B6DEF"/>
    <w:rsid w:val="005B7AB8"/>
    <w:rsid w:val="005B7C43"/>
    <w:rsid w:val="005B7EA8"/>
    <w:rsid w:val="005C0306"/>
    <w:rsid w:val="005C044D"/>
    <w:rsid w:val="005C0F8D"/>
    <w:rsid w:val="005C1CB0"/>
    <w:rsid w:val="005C1EB0"/>
    <w:rsid w:val="005C1F0E"/>
    <w:rsid w:val="005C25F2"/>
    <w:rsid w:val="005C474F"/>
    <w:rsid w:val="005C4A97"/>
    <w:rsid w:val="005C5290"/>
    <w:rsid w:val="005C6292"/>
    <w:rsid w:val="005C6536"/>
    <w:rsid w:val="005C6CD3"/>
    <w:rsid w:val="005C77AA"/>
    <w:rsid w:val="005C7BD8"/>
    <w:rsid w:val="005C7FCE"/>
    <w:rsid w:val="005D09D7"/>
    <w:rsid w:val="005D0C17"/>
    <w:rsid w:val="005D0E18"/>
    <w:rsid w:val="005D355C"/>
    <w:rsid w:val="005D362B"/>
    <w:rsid w:val="005D3928"/>
    <w:rsid w:val="005D4781"/>
    <w:rsid w:val="005D4C55"/>
    <w:rsid w:val="005D4C5C"/>
    <w:rsid w:val="005D5246"/>
    <w:rsid w:val="005D5CA1"/>
    <w:rsid w:val="005D5DDD"/>
    <w:rsid w:val="005D5E6B"/>
    <w:rsid w:val="005D6D38"/>
    <w:rsid w:val="005D7C45"/>
    <w:rsid w:val="005E023F"/>
    <w:rsid w:val="005E0E24"/>
    <w:rsid w:val="005E1EDD"/>
    <w:rsid w:val="005E2303"/>
    <w:rsid w:val="005E2894"/>
    <w:rsid w:val="005E2C87"/>
    <w:rsid w:val="005E31B8"/>
    <w:rsid w:val="005E3C10"/>
    <w:rsid w:val="005E4B6E"/>
    <w:rsid w:val="005E4EB8"/>
    <w:rsid w:val="005E530A"/>
    <w:rsid w:val="005E6050"/>
    <w:rsid w:val="005E6311"/>
    <w:rsid w:val="005E6BE3"/>
    <w:rsid w:val="005E7342"/>
    <w:rsid w:val="005E78CB"/>
    <w:rsid w:val="005F0279"/>
    <w:rsid w:val="005F0EA5"/>
    <w:rsid w:val="005F127B"/>
    <w:rsid w:val="005F130A"/>
    <w:rsid w:val="005F2D3A"/>
    <w:rsid w:val="005F344F"/>
    <w:rsid w:val="005F361D"/>
    <w:rsid w:val="005F36CA"/>
    <w:rsid w:val="005F4CB4"/>
    <w:rsid w:val="005F4DF1"/>
    <w:rsid w:val="005F4E15"/>
    <w:rsid w:val="005F4E56"/>
    <w:rsid w:val="005F4F95"/>
    <w:rsid w:val="005F5020"/>
    <w:rsid w:val="005F54EE"/>
    <w:rsid w:val="005F57A1"/>
    <w:rsid w:val="005F59AA"/>
    <w:rsid w:val="005F5A49"/>
    <w:rsid w:val="005F6C9A"/>
    <w:rsid w:val="005F7DEB"/>
    <w:rsid w:val="00600449"/>
    <w:rsid w:val="00600A8B"/>
    <w:rsid w:val="006010AF"/>
    <w:rsid w:val="00601FAA"/>
    <w:rsid w:val="00602335"/>
    <w:rsid w:val="00603033"/>
    <w:rsid w:val="006035EA"/>
    <w:rsid w:val="00603BB5"/>
    <w:rsid w:val="00603DC1"/>
    <w:rsid w:val="00603DFC"/>
    <w:rsid w:val="00605183"/>
    <w:rsid w:val="0060607F"/>
    <w:rsid w:val="00606494"/>
    <w:rsid w:val="006069F9"/>
    <w:rsid w:val="006076FD"/>
    <w:rsid w:val="00610456"/>
    <w:rsid w:val="00610589"/>
    <w:rsid w:val="00610F87"/>
    <w:rsid w:val="00610FD4"/>
    <w:rsid w:val="0061115F"/>
    <w:rsid w:val="006124DA"/>
    <w:rsid w:val="00612913"/>
    <w:rsid w:val="0061448D"/>
    <w:rsid w:val="006158AB"/>
    <w:rsid w:val="0061602A"/>
    <w:rsid w:val="00617A53"/>
    <w:rsid w:val="006201BE"/>
    <w:rsid w:val="006204BD"/>
    <w:rsid w:val="0062073D"/>
    <w:rsid w:val="006218FD"/>
    <w:rsid w:val="006228C3"/>
    <w:rsid w:val="00622F81"/>
    <w:rsid w:val="00623804"/>
    <w:rsid w:val="00623EBC"/>
    <w:rsid w:val="00624A53"/>
    <w:rsid w:val="00625432"/>
    <w:rsid w:val="006259C0"/>
    <w:rsid w:val="00626D68"/>
    <w:rsid w:val="00627A5B"/>
    <w:rsid w:val="00627DCC"/>
    <w:rsid w:val="006304AB"/>
    <w:rsid w:val="00630AB0"/>
    <w:rsid w:val="00630B4A"/>
    <w:rsid w:val="00632058"/>
    <w:rsid w:val="00632790"/>
    <w:rsid w:val="00632839"/>
    <w:rsid w:val="00633252"/>
    <w:rsid w:val="00633462"/>
    <w:rsid w:val="00633AD5"/>
    <w:rsid w:val="00633CF4"/>
    <w:rsid w:val="006351AA"/>
    <w:rsid w:val="0063588E"/>
    <w:rsid w:val="00635A4C"/>
    <w:rsid w:val="00635A68"/>
    <w:rsid w:val="00635BC1"/>
    <w:rsid w:val="00636D6D"/>
    <w:rsid w:val="00636E18"/>
    <w:rsid w:val="006371DE"/>
    <w:rsid w:val="00637325"/>
    <w:rsid w:val="006402D2"/>
    <w:rsid w:val="00640440"/>
    <w:rsid w:val="00640FFB"/>
    <w:rsid w:val="006428A0"/>
    <w:rsid w:val="00643764"/>
    <w:rsid w:val="0064391D"/>
    <w:rsid w:val="0064595B"/>
    <w:rsid w:val="00646003"/>
    <w:rsid w:val="006460FD"/>
    <w:rsid w:val="00646799"/>
    <w:rsid w:val="00646DF9"/>
    <w:rsid w:val="00647879"/>
    <w:rsid w:val="00651D77"/>
    <w:rsid w:val="00652219"/>
    <w:rsid w:val="006522E2"/>
    <w:rsid w:val="0065290D"/>
    <w:rsid w:val="00652E8C"/>
    <w:rsid w:val="006531EA"/>
    <w:rsid w:val="006534DB"/>
    <w:rsid w:val="00653B79"/>
    <w:rsid w:val="00654276"/>
    <w:rsid w:val="006551A8"/>
    <w:rsid w:val="0065556C"/>
    <w:rsid w:val="00655DCE"/>
    <w:rsid w:val="00655FA5"/>
    <w:rsid w:val="00656A40"/>
    <w:rsid w:val="006573B8"/>
    <w:rsid w:val="006579AF"/>
    <w:rsid w:val="00660A48"/>
    <w:rsid w:val="00660CC1"/>
    <w:rsid w:val="006612F8"/>
    <w:rsid w:val="00661B6B"/>
    <w:rsid w:val="00661F8B"/>
    <w:rsid w:val="0066299F"/>
    <w:rsid w:val="00663B67"/>
    <w:rsid w:val="00663CC1"/>
    <w:rsid w:val="00664501"/>
    <w:rsid w:val="0066497F"/>
    <w:rsid w:val="00664A02"/>
    <w:rsid w:val="0066507C"/>
    <w:rsid w:val="006653F0"/>
    <w:rsid w:val="00665607"/>
    <w:rsid w:val="006656BD"/>
    <w:rsid w:val="00665727"/>
    <w:rsid w:val="00665CF5"/>
    <w:rsid w:val="00665D21"/>
    <w:rsid w:val="006660DB"/>
    <w:rsid w:val="00666BC9"/>
    <w:rsid w:val="00666C80"/>
    <w:rsid w:val="006670AA"/>
    <w:rsid w:val="006707F2"/>
    <w:rsid w:val="006714F7"/>
    <w:rsid w:val="0067172F"/>
    <w:rsid w:val="006718AE"/>
    <w:rsid w:val="00671E7A"/>
    <w:rsid w:val="00672B85"/>
    <w:rsid w:val="00675339"/>
    <w:rsid w:val="006767D4"/>
    <w:rsid w:val="00676ED8"/>
    <w:rsid w:val="00677126"/>
    <w:rsid w:val="00677F31"/>
    <w:rsid w:val="0068036A"/>
    <w:rsid w:val="00680BF4"/>
    <w:rsid w:val="006812ED"/>
    <w:rsid w:val="00681509"/>
    <w:rsid w:val="006822C2"/>
    <w:rsid w:val="00683482"/>
    <w:rsid w:val="0068359D"/>
    <w:rsid w:val="006836F1"/>
    <w:rsid w:val="00683F19"/>
    <w:rsid w:val="00683F1D"/>
    <w:rsid w:val="006849FD"/>
    <w:rsid w:val="00684C8D"/>
    <w:rsid w:val="006856F1"/>
    <w:rsid w:val="00686B0A"/>
    <w:rsid w:val="006870BA"/>
    <w:rsid w:val="00691C9E"/>
    <w:rsid w:val="00691FD7"/>
    <w:rsid w:val="00692180"/>
    <w:rsid w:val="0069257B"/>
    <w:rsid w:val="0069268C"/>
    <w:rsid w:val="006935D3"/>
    <w:rsid w:val="0069523B"/>
    <w:rsid w:val="006976B6"/>
    <w:rsid w:val="00697C8F"/>
    <w:rsid w:val="006A0BDA"/>
    <w:rsid w:val="006A12FF"/>
    <w:rsid w:val="006A1EBF"/>
    <w:rsid w:val="006A23BE"/>
    <w:rsid w:val="006A2559"/>
    <w:rsid w:val="006A38FA"/>
    <w:rsid w:val="006A3D7D"/>
    <w:rsid w:val="006A6C5E"/>
    <w:rsid w:val="006A73E9"/>
    <w:rsid w:val="006B1721"/>
    <w:rsid w:val="006B2E1C"/>
    <w:rsid w:val="006B2F25"/>
    <w:rsid w:val="006B30D9"/>
    <w:rsid w:val="006B35F5"/>
    <w:rsid w:val="006B4362"/>
    <w:rsid w:val="006B4541"/>
    <w:rsid w:val="006B46E6"/>
    <w:rsid w:val="006B4714"/>
    <w:rsid w:val="006B48AE"/>
    <w:rsid w:val="006B49B2"/>
    <w:rsid w:val="006B4C8B"/>
    <w:rsid w:val="006B514D"/>
    <w:rsid w:val="006B5D20"/>
    <w:rsid w:val="006B6141"/>
    <w:rsid w:val="006B61A6"/>
    <w:rsid w:val="006B6335"/>
    <w:rsid w:val="006B73CF"/>
    <w:rsid w:val="006B7FBC"/>
    <w:rsid w:val="006C1258"/>
    <w:rsid w:val="006C14BA"/>
    <w:rsid w:val="006C1932"/>
    <w:rsid w:val="006C2661"/>
    <w:rsid w:val="006C30EF"/>
    <w:rsid w:val="006C3742"/>
    <w:rsid w:val="006C46F9"/>
    <w:rsid w:val="006C4AB8"/>
    <w:rsid w:val="006C618E"/>
    <w:rsid w:val="006C6392"/>
    <w:rsid w:val="006C69D4"/>
    <w:rsid w:val="006C7D58"/>
    <w:rsid w:val="006D001D"/>
    <w:rsid w:val="006D0E8B"/>
    <w:rsid w:val="006D16A7"/>
    <w:rsid w:val="006D236D"/>
    <w:rsid w:val="006D2C09"/>
    <w:rsid w:val="006D325F"/>
    <w:rsid w:val="006D348B"/>
    <w:rsid w:val="006D357B"/>
    <w:rsid w:val="006D36FA"/>
    <w:rsid w:val="006D3943"/>
    <w:rsid w:val="006D4191"/>
    <w:rsid w:val="006D494F"/>
    <w:rsid w:val="006D4A25"/>
    <w:rsid w:val="006D5989"/>
    <w:rsid w:val="006D599D"/>
    <w:rsid w:val="006D6C23"/>
    <w:rsid w:val="006D7678"/>
    <w:rsid w:val="006D7702"/>
    <w:rsid w:val="006E006E"/>
    <w:rsid w:val="006E0927"/>
    <w:rsid w:val="006E0A63"/>
    <w:rsid w:val="006E0F2E"/>
    <w:rsid w:val="006E1206"/>
    <w:rsid w:val="006E1D73"/>
    <w:rsid w:val="006E1E5B"/>
    <w:rsid w:val="006E20EA"/>
    <w:rsid w:val="006E259B"/>
    <w:rsid w:val="006E2780"/>
    <w:rsid w:val="006E2E88"/>
    <w:rsid w:val="006E3A6B"/>
    <w:rsid w:val="006E3F50"/>
    <w:rsid w:val="006E4129"/>
    <w:rsid w:val="006E5349"/>
    <w:rsid w:val="006E7010"/>
    <w:rsid w:val="006E7196"/>
    <w:rsid w:val="006E72E2"/>
    <w:rsid w:val="006E79AC"/>
    <w:rsid w:val="006F13CB"/>
    <w:rsid w:val="006F1D17"/>
    <w:rsid w:val="006F1E38"/>
    <w:rsid w:val="006F1FB3"/>
    <w:rsid w:val="006F2368"/>
    <w:rsid w:val="006F2980"/>
    <w:rsid w:val="006F31F6"/>
    <w:rsid w:val="006F369C"/>
    <w:rsid w:val="006F450F"/>
    <w:rsid w:val="006F4F01"/>
    <w:rsid w:val="006F50A6"/>
    <w:rsid w:val="006F5F35"/>
    <w:rsid w:val="006F7351"/>
    <w:rsid w:val="0070053F"/>
    <w:rsid w:val="0070062B"/>
    <w:rsid w:val="0070081B"/>
    <w:rsid w:val="00700D06"/>
    <w:rsid w:val="00700F62"/>
    <w:rsid w:val="00701043"/>
    <w:rsid w:val="0070245F"/>
    <w:rsid w:val="0070263A"/>
    <w:rsid w:val="00702D39"/>
    <w:rsid w:val="007030D1"/>
    <w:rsid w:val="0070315C"/>
    <w:rsid w:val="00703893"/>
    <w:rsid w:val="0070422A"/>
    <w:rsid w:val="007044AA"/>
    <w:rsid w:val="00704EE6"/>
    <w:rsid w:val="00705870"/>
    <w:rsid w:val="00705DCD"/>
    <w:rsid w:val="00705DCE"/>
    <w:rsid w:val="007061CF"/>
    <w:rsid w:val="00706556"/>
    <w:rsid w:val="00706A97"/>
    <w:rsid w:val="00707982"/>
    <w:rsid w:val="00707E64"/>
    <w:rsid w:val="007102D6"/>
    <w:rsid w:val="00711406"/>
    <w:rsid w:val="00711B1B"/>
    <w:rsid w:val="00711CF7"/>
    <w:rsid w:val="007124F0"/>
    <w:rsid w:val="00712785"/>
    <w:rsid w:val="007128FA"/>
    <w:rsid w:val="007131A3"/>
    <w:rsid w:val="0071380E"/>
    <w:rsid w:val="007138EA"/>
    <w:rsid w:val="00713D16"/>
    <w:rsid w:val="007157CC"/>
    <w:rsid w:val="0071592D"/>
    <w:rsid w:val="00716720"/>
    <w:rsid w:val="007168F0"/>
    <w:rsid w:val="00717032"/>
    <w:rsid w:val="00717C51"/>
    <w:rsid w:val="00720447"/>
    <w:rsid w:val="007205D0"/>
    <w:rsid w:val="00721C35"/>
    <w:rsid w:val="00721D38"/>
    <w:rsid w:val="00723387"/>
    <w:rsid w:val="0072456E"/>
    <w:rsid w:val="007249D6"/>
    <w:rsid w:val="00725065"/>
    <w:rsid w:val="0072534C"/>
    <w:rsid w:val="007253B0"/>
    <w:rsid w:val="007258BC"/>
    <w:rsid w:val="00727333"/>
    <w:rsid w:val="00727A47"/>
    <w:rsid w:val="00727A7F"/>
    <w:rsid w:val="0073007F"/>
    <w:rsid w:val="007301A5"/>
    <w:rsid w:val="0073050E"/>
    <w:rsid w:val="00730E1A"/>
    <w:rsid w:val="0073123E"/>
    <w:rsid w:val="00731C3D"/>
    <w:rsid w:val="00731E91"/>
    <w:rsid w:val="00731FC6"/>
    <w:rsid w:val="0073275C"/>
    <w:rsid w:val="00732C7E"/>
    <w:rsid w:val="00732E2F"/>
    <w:rsid w:val="00733130"/>
    <w:rsid w:val="00733B05"/>
    <w:rsid w:val="00734010"/>
    <w:rsid w:val="00734C56"/>
    <w:rsid w:val="0073536C"/>
    <w:rsid w:val="00736D6D"/>
    <w:rsid w:val="00736D75"/>
    <w:rsid w:val="00737B4F"/>
    <w:rsid w:val="00740088"/>
    <w:rsid w:val="00740735"/>
    <w:rsid w:val="00740DA6"/>
    <w:rsid w:val="00742230"/>
    <w:rsid w:val="00742FBC"/>
    <w:rsid w:val="00743192"/>
    <w:rsid w:val="00744307"/>
    <w:rsid w:val="0074445C"/>
    <w:rsid w:val="00744467"/>
    <w:rsid w:val="00744569"/>
    <w:rsid w:val="00744A8C"/>
    <w:rsid w:val="00744C4D"/>
    <w:rsid w:val="00745089"/>
    <w:rsid w:val="0074520D"/>
    <w:rsid w:val="007458BD"/>
    <w:rsid w:val="00745F61"/>
    <w:rsid w:val="007461CD"/>
    <w:rsid w:val="007463F2"/>
    <w:rsid w:val="007466A4"/>
    <w:rsid w:val="007466BA"/>
    <w:rsid w:val="00750E0C"/>
    <w:rsid w:val="007513FF"/>
    <w:rsid w:val="00751E71"/>
    <w:rsid w:val="0075359A"/>
    <w:rsid w:val="00753E45"/>
    <w:rsid w:val="00754514"/>
    <w:rsid w:val="00754D79"/>
    <w:rsid w:val="00755725"/>
    <w:rsid w:val="00755B6A"/>
    <w:rsid w:val="00755EBE"/>
    <w:rsid w:val="00755F4D"/>
    <w:rsid w:val="007566D7"/>
    <w:rsid w:val="00756B71"/>
    <w:rsid w:val="00756D60"/>
    <w:rsid w:val="0075784C"/>
    <w:rsid w:val="0075799E"/>
    <w:rsid w:val="007603BD"/>
    <w:rsid w:val="00761A2A"/>
    <w:rsid w:val="00761EEA"/>
    <w:rsid w:val="007623AF"/>
    <w:rsid w:val="00763889"/>
    <w:rsid w:val="00765083"/>
    <w:rsid w:val="00765AB8"/>
    <w:rsid w:val="00765EE0"/>
    <w:rsid w:val="0076609B"/>
    <w:rsid w:val="0076650C"/>
    <w:rsid w:val="00766816"/>
    <w:rsid w:val="00766AEA"/>
    <w:rsid w:val="00767199"/>
    <w:rsid w:val="00767411"/>
    <w:rsid w:val="007676AF"/>
    <w:rsid w:val="0077017D"/>
    <w:rsid w:val="00770F11"/>
    <w:rsid w:val="007718A9"/>
    <w:rsid w:val="007724C5"/>
    <w:rsid w:val="007728E1"/>
    <w:rsid w:val="00772AAF"/>
    <w:rsid w:val="00773115"/>
    <w:rsid w:val="00773314"/>
    <w:rsid w:val="00773373"/>
    <w:rsid w:val="007737B8"/>
    <w:rsid w:val="00773E05"/>
    <w:rsid w:val="00773F2B"/>
    <w:rsid w:val="00774F35"/>
    <w:rsid w:val="00775004"/>
    <w:rsid w:val="0077579F"/>
    <w:rsid w:val="00775C0D"/>
    <w:rsid w:val="007769B8"/>
    <w:rsid w:val="00776B75"/>
    <w:rsid w:val="00776CA9"/>
    <w:rsid w:val="00776F10"/>
    <w:rsid w:val="00776F2B"/>
    <w:rsid w:val="00777618"/>
    <w:rsid w:val="00777E3D"/>
    <w:rsid w:val="0078000C"/>
    <w:rsid w:val="00781A0A"/>
    <w:rsid w:val="00782250"/>
    <w:rsid w:val="007825C4"/>
    <w:rsid w:val="00783565"/>
    <w:rsid w:val="00783AA2"/>
    <w:rsid w:val="00783B55"/>
    <w:rsid w:val="0078492A"/>
    <w:rsid w:val="00784C8D"/>
    <w:rsid w:val="00786143"/>
    <w:rsid w:val="007867F6"/>
    <w:rsid w:val="00786BB0"/>
    <w:rsid w:val="0078702D"/>
    <w:rsid w:val="007873E5"/>
    <w:rsid w:val="0078781F"/>
    <w:rsid w:val="00787D0A"/>
    <w:rsid w:val="00787DB2"/>
    <w:rsid w:val="007909EA"/>
    <w:rsid w:val="0079176D"/>
    <w:rsid w:val="00791BA1"/>
    <w:rsid w:val="00791FAB"/>
    <w:rsid w:val="0079320C"/>
    <w:rsid w:val="007939DD"/>
    <w:rsid w:val="007946DB"/>
    <w:rsid w:val="00794BEA"/>
    <w:rsid w:val="00794BFA"/>
    <w:rsid w:val="00794F84"/>
    <w:rsid w:val="00794FA9"/>
    <w:rsid w:val="007955C6"/>
    <w:rsid w:val="00796ACC"/>
    <w:rsid w:val="00796BF4"/>
    <w:rsid w:val="0079752F"/>
    <w:rsid w:val="007977B7"/>
    <w:rsid w:val="007A00ED"/>
    <w:rsid w:val="007A080F"/>
    <w:rsid w:val="007A0859"/>
    <w:rsid w:val="007A1179"/>
    <w:rsid w:val="007A12BF"/>
    <w:rsid w:val="007A1B3C"/>
    <w:rsid w:val="007A1BEC"/>
    <w:rsid w:val="007A2E71"/>
    <w:rsid w:val="007A3430"/>
    <w:rsid w:val="007A346D"/>
    <w:rsid w:val="007A3590"/>
    <w:rsid w:val="007A428B"/>
    <w:rsid w:val="007A57F4"/>
    <w:rsid w:val="007A64C2"/>
    <w:rsid w:val="007A656C"/>
    <w:rsid w:val="007A6A39"/>
    <w:rsid w:val="007B0059"/>
    <w:rsid w:val="007B04B5"/>
    <w:rsid w:val="007B0682"/>
    <w:rsid w:val="007B1713"/>
    <w:rsid w:val="007B3649"/>
    <w:rsid w:val="007B3FE1"/>
    <w:rsid w:val="007B43F5"/>
    <w:rsid w:val="007B5706"/>
    <w:rsid w:val="007B699B"/>
    <w:rsid w:val="007B7682"/>
    <w:rsid w:val="007C0CCF"/>
    <w:rsid w:val="007C1229"/>
    <w:rsid w:val="007C16EB"/>
    <w:rsid w:val="007C1B1D"/>
    <w:rsid w:val="007C1C07"/>
    <w:rsid w:val="007C2069"/>
    <w:rsid w:val="007C27B1"/>
    <w:rsid w:val="007C3B5F"/>
    <w:rsid w:val="007C45CA"/>
    <w:rsid w:val="007C4774"/>
    <w:rsid w:val="007C5240"/>
    <w:rsid w:val="007C6006"/>
    <w:rsid w:val="007C6DD7"/>
    <w:rsid w:val="007C6F70"/>
    <w:rsid w:val="007C71BF"/>
    <w:rsid w:val="007C7796"/>
    <w:rsid w:val="007D0D4B"/>
    <w:rsid w:val="007D18F1"/>
    <w:rsid w:val="007D1FBF"/>
    <w:rsid w:val="007D1FCB"/>
    <w:rsid w:val="007D279E"/>
    <w:rsid w:val="007D2A59"/>
    <w:rsid w:val="007D2FC0"/>
    <w:rsid w:val="007D32AF"/>
    <w:rsid w:val="007D3F44"/>
    <w:rsid w:val="007D687D"/>
    <w:rsid w:val="007D6ED6"/>
    <w:rsid w:val="007D7378"/>
    <w:rsid w:val="007D754D"/>
    <w:rsid w:val="007D75E6"/>
    <w:rsid w:val="007D7676"/>
    <w:rsid w:val="007D7ABA"/>
    <w:rsid w:val="007E0E50"/>
    <w:rsid w:val="007E1894"/>
    <w:rsid w:val="007E2773"/>
    <w:rsid w:val="007E2CB7"/>
    <w:rsid w:val="007E318B"/>
    <w:rsid w:val="007E3AC1"/>
    <w:rsid w:val="007E4362"/>
    <w:rsid w:val="007E4765"/>
    <w:rsid w:val="007E5582"/>
    <w:rsid w:val="007E55DB"/>
    <w:rsid w:val="007E6123"/>
    <w:rsid w:val="007E6D3D"/>
    <w:rsid w:val="007E7281"/>
    <w:rsid w:val="007E7B37"/>
    <w:rsid w:val="007E7EB2"/>
    <w:rsid w:val="007F0806"/>
    <w:rsid w:val="007F0C02"/>
    <w:rsid w:val="007F216B"/>
    <w:rsid w:val="007F2DAA"/>
    <w:rsid w:val="007F513B"/>
    <w:rsid w:val="007F6B7E"/>
    <w:rsid w:val="007F6E87"/>
    <w:rsid w:val="007F7542"/>
    <w:rsid w:val="007F7880"/>
    <w:rsid w:val="007F7BAD"/>
    <w:rsid w:val="007F7D26"/>
    <w:rsid w:val="00800277"/>
    <w:rsid w:val="008008D1"/>
    <w:rsid w:val="0080125A"/>
    <w:rsid w:val="008017D4"/>
    <w:rsid w:val="00801D5C"/>
    <w:rsid w:val="00801DBE"/>
    <w:rsid w:val="00801FC8"/>
    <w:rsid w:val="00803432"/>
    <w:rsid w:val="008035E5"/>
    <w:rsid w:val="008036D6"/>
    <w:rsid w:val="0080459E"/>
    <w:rsid w:val="0080460D"/>
    <w:rsid w:val="0080473A"/>
    <w:rsid w:val="00805CD4"/>
    <w:rsid w:val="00806737"/>
    <w:rsid w:val="00806AB8"/>
    <w:rsid w:val="00806ABA"/>
    <w:rsid w:val="00806D82"/>
    <w:rsid w:val="008072A3"/>
    <w:rsid w:val="008074EA"/>
    <w:rsid w:val="0080758B"/>
    <w:rsid w:val="008075DF"/>
    <w:rsid w:val="00810503"/>
    <w:rsid w:val="008111FA"/>
    <w:rsid w:val="00811CF8"/>
    <w:rsid w:val="00812061"/>
    <w:rsid w:val="00812201"/>
    <w:rsid w:val="00812BCE"/>
    <w:rsid w:val="008136DB"/>
    <w:rsid w:val="008138F2"/>
    <w:rsid w:val="00813AE0"/>
    <w:rsid w:val="00813B96"/>
    <w:rsid w:val="00813D89"/>
    <w:rsid w:val="008147CB"/>
    <w:rsid w:val="0081570A"/>
    <w:rsid w:val="0081595B"/>
    <w:rsid w:val="008167FD"/>
    <w:rsid w:val="00817130"/>
    <w:rsid w:val="00817A6D"/>
    <w:rsid w:val="00817BD4"/>
    <w:rsid w:val="00817BF9"/>
    <w:rsid w:val="00820B45"/>
    <w:rsid w:val="00820CAA"/>
    <w:rsid w:val="00820D3E"/>
    <w:rsid w:val="008220DD"/>
    <w:rsid w:val="00822CAB"/>
    <w:rsid w:val="00822DBD"/>
    <w:rsid w:val="008236F9"/>
    <w:rsid w:val="00823744"/>
    <w:rsid w:val="00823827"/>
    <w:rsid w:val="00823D05"/>
    <w:rsid w:val="00823F86"/>
    <w:rsid w:val="008242BC"/>
    <w:rsid w:val="00824333"/>
    <w:rsid w:val="00825552"/>
    <w:rsid w:val="008263FC"/>
    <w:rsid w:val="0082691E"/>
    <w:rsid w:val="008269E9"/>
    <w:rsid w:val="00826E1C"/>
    <w:rsid w:val="00827D3A"/>
    <w:rsid w:val="00827DA5"/>
    <w:rsid w:val="00830639"/>
    <w:rsid w:val="008312D5"/>
    <w:rsid w:val="00831F44"/>
    <w:rsid w:val="00832149"/>
    <w:rsid w:val="0083293D"/>
    <w:rsid w:val="0083320A"/>
    <w:rsid w:val="0083344D"/>
    <w:rsid w:val="00833721"/>
    <w:rsid w:val="008338AE"/>
    <w:rsid w:val="00833D03"/>
    <w:rsid w:val="00833DE8"/>
    <w:rsid w:val="00833F20"/>
    <w:rsid w:val="00834646"/>
    <w:rsid w:val="00834A3C"/>
    <w:rsid w:val="008357D0"/>
    <w:rsid w:val="0083684E"/>
    <w:rsid w:val="00836EAF"/>
    <w:rsid w:val="00837139"/>
    <w:rsid w:val="00837FBA"/>
    <w:rsid w:val="0084041E"/>
    <w:rsid w:val="00840C0F"/>
    <w:rsid w:val="0084128D"/>
    <w:rsid w:val="00841462"/>
    <w:rsid w:val="00841895"/>
    <w:rsid w:val="008422E8"/>
    <w:rsid w:val="0084270C"/>
    <w:rsid w:val="00843436"/>
    <w:rsid w:val="00843E64"/>
    <w:rsid w:val="00844BF0"/>
    <w:rsid w:val="00846820"/>
    <w:rsid w:val="00846BE9"/>
    <w:rsid w:val="00847786"/>
    <w:rsid w:val="00847947"/>
    <w:rsid w:val="00847D9E"/>
    <w:rsid w:val="00847F4C"/>
    <w:rsid w:val="00850034"/>
    <w:rsid w:val="00850461"/>
    <w:rsid w:val="008508F4"/>
    <w:rsid w:val="00850FB9"/>
    <w:rsid w:val="0085185A"/>
    <w:rsid w:val="00851C59"/>
    <w:rsid w:val="00851DD7"/>
    <w:rsid w:val="0085288E"/>
    <w:rsid w:val="00852DD0"/>
    <w:rsid w:val="0085347E"/>
    <w:rsid w:val="008536A9"/>
    <w:rsid w:val="00853842"/>
    <w:rsid w:val="0085430B"/>
    <w:rsid w:val="00854AF5"/>
    <w:rsid w:val="0085580A"/>
    <w:rsid w:val="00855D66"/>
    <w:rsid w:val="00855EA9"/>
    <w:rsid w:val="0085605E"/>
    <w:rsid w:val="00856503"/>
    <w:rsid w:val="00856E16"/>
    <w:rsid w:val="0086086A"/>
    <w:rsid w:val="00860D1C"/>
    <w:rsid w:val="00860E15"/>
    <w:rsid w:val="0086115C"/>
    <w:rsid w:val="0086153D"/>
    <w:rsid w:val="008615BB"/>
    <w:rsid w:val="00862165"/>
    <w:rsid w:val="0086228F"/>
    <w:rsid w:val="00862A48"/>
    <w:rsid w:val="00862C12"/>
    <w:rsid w:val="00863643"/>
    <w:rsid w:val="008643A8"/>
    <w:rsid w:val="00864FA1"/>
    <w:rsid w:val="008657D3"/>
    <w:rsid w:val="00865D6C"/>
    <w:rsid w:val="008662CA"/>
    <w:rsid w:val="0086685C"/>
    <w:rsid w:val="0086731D"/>
    <w:rsid w:val="008673FA"/>
    <w:rsid w:val="008679A0"/>
    <w:rsid w:val="0087018D"/>
    <w:rsid w:val="008715FB"/>
    <w:rsid w:val="008728C8"/>
    <w:rsid w:val="0087305E"/>
    <w:rsid w:val="0087320B"/>
    <w:rsid w:val="00874490"/>
    <w:rsid w:val="008747D2"/>
    <w:rsid w:val="0087495D"/>
    <w:rsid w:val="00875134"/>
    <w:rsid w:val="00875370"/>
    <w:rsid w:val="00875416"/>
    <w:rsid w:val="00876FF9"/>
    <w:rsid w:val="00877010"/>
    <w:rsid w:val="00877343"/>
    <w:rsid w:val="00877401"/>
    <w:rsid w:val="00877565"/>
    <w:rsid w:val="00877B39"/>
    <w:rsid w:val="00877D62"/>
    <w:rsid w:val="00877EBE"/>
    <w:rsid w:val="00882A6F"/>
    <w:rsid w:val="0088315C"/>
    <w:rsid w:val="00883AF2"/>
    <w:rsid w:val="00883D56"/>
    <w:rsid w:val="00884F4F"/>
    <w:rsid w:val="0088572B"/>
    <w:rsid w:val="0088595E"/>
    <w:rsid w:val="00885B50"/>
    <w:rsid w:val="00885DE4"/>
    <w:rsid w:val="00886A9C"/>
    <w:rsid w:val="00886FC3"/>
    <w:rsid w:val="008877ED"/>
    <w:rsid w:val="00887D88"/>
    <w:rsid w:val="0089041E"/>
    <w:rsid w:val="00890787"/>
    <w:rsid w:val="00890C1C"/>
    <w:rsid w:val="00892620"/>
    <w:rsid w:val="0089347F"/>
    <w:rsid w:val="008941C3"/>
    <w:rsid w:val="00894D00"/>
    <w:rsid w:val="008962D2"/>
    <w:rsid w:val="00896431"/>
    <w:rsid w:val="0089688B"/>
    <w:rsid w:val="00896FF2"/>
    <w:rsid w:val="008972C7"/>
    <w:rsid w:val="00897633"/>
    <w:rsid w:val="008A00AB"/>
    <w:rsid w:val="008A0A9F"/>
    <w:rsid w:val="008A0B66"/>
    <w:rsid w:val="008A0DBC"/>
    <w:rsid w:val="008A1644"/>
    <w:rsid w:val="008A1A11"/>
    <w:rsid w:val="008A2278"/>
    <w:rsid w:val="008A28F4"/>
    <w:rsid w:val="008A2E32"/>
    <w:rsid w:val="008A3009"/>
    <w:rsid w:val="008A342D"/>
    <w:rsid w:val="008A3704"/>
    <w:rsid w:val="008A37E3"/>
    <w:rsid w:val="008A394B"/>
    <w:rsid w:val="008A50E2"/>
    <w:rsid w:val="008A5680"/>
    <w:rsid w:val="008A6EA7"/>
    <w:rsid w:val="008A7098"/>
    <w:rsid w:val="008A7BB5"/>
    <w:rsid w:val="008A7EC8"/>
    <w:rsid w:val="008B08B1"/>
    <w:rsid w:val="008B136C"/>
    <w:rsid w:val="008B17FE"/>
    <w:rsid w:val="008B18C6"/>
    <w:rsid w:val="008B197E"/>
    <w:rsid w:val="008B2165"/>
    <w:rsid w:val="008B2510"/>
    <w:rsid w:val="008B2C41"/>
    <w:rsid w:val="008B3692"/>
    <w:rsid w:val="008B3BFE"/>
    <w:rsid w:val="008B3ED7"/>
    <w:rsid w:val="008B4ABA"/>
    <w:rsid w:val="008B5452"/>
    <w:rsid w:val="008B5B17"/>
    <w:rsid w:val="008B61D5"/>
    <w:rsid w:val="008C0D23"/>
    <w:rsid w:val="008C13F7"/>
    <w:rsid w:val="008C15E4"/>
    <w:rsid w:val="008C2065"/>
    <w:rsid w:val="008C338F"/>
    <w:rsid w:val="008C3B41"/>
    <w:rsid w:val="008C41EC"/>
    <w:rsid w:val="008C5096"/>
    <w:rsid w:val="008C5C65"/>
    <w:rsid w:val="008C616C"/>
    <w:rsid w:val="008C7789"/>
    <w:rsid w:val="008D0391"/>
    <w:rsid w:val="008D0E23"/>
    <w:rsid w:val="008D1146"/>
    <w:rsid w:val="008D149C"/>
    <w:rsid w:val="008D1BBC"/>
    <w:rsid w:val="008D1E3B"/>
    <w:rsid w:val="008D2120"/>
    <w:rsid w:val="008D235A"/>
    <w:rsid w:val="008D267E"/>
    <w:rsid w:val="008D29B0"/>
    <w:rsid w:val="008D2C6F"/>
    <w:rsid w:val="008D3D7C"/>
    <w:rsid w:val="008D435B"/>
    <w:rsid w:val="008D4CBB"/>
    <w:rsid w:val="008D571F"/>
    <w:rsid w:val="008D5735"/>
    <w:rsid w:val="008D6754"/>
    <w:rsid w:val="008D67B2"/>
    <w:rsid w:val="008E01BE"/>
    <w:rsid w:val="008E01C7"/>
    <w:rsid w:val="008E0548"/>
    <w:rsid w:val="008E05C0"/>
    <w:rsid w:val="008E1315"/>
    <w:rsid w:val="008E1889"/>
    <w:rsid w:val="008E2594"/>
    <w:rsid w:val="008E2824"/>
    <w:rsid w:val="008E2A0D"/>
    <w:rsid w:val="008E3053"/>
    <w:rsid w:val="008E3277"/>
    <w:rsid w:val="008E3BBC"/>
    <w:rsid w:val="008E440E"/>
    <w:rsid w:val="008E4CB4"/>
    <w:rsid w:val="008E593A"/>
    <w:rsid w:val="008E73BE"/>
    <w:rsid w:val="008E7529"/>
    <w:rsid w:val="008E7B45"/>
    <w:rsid w:val="008E7D51"/>
    <w:rsid w:val="008F1191"/>
    <w:rsid w:val="008F1224"/>
    <w:rsid w:val="008F19BC"/>
    <w:rsid w:val="008F261D"/>
    <w:rsid w:val="008F31F4"/>
    <w:rsid w:val="008F354F"/>
    <w:rsid w:val="008F55E9"/>
    <w:rsid w:val="008F5AD9"/>
    <w:rsid w:val="008F6982"/>
    <w:rsid w:val="008F7C71"/>
    <w:rsid w:val="008F7F55"/>
    <w:rsid w:val="009007F4"/>
    <w:rsid w:val="0090086C"/>
    <w:rsid w:val="00900DD8"/>
    <w:rsid w:val="00901A3C"/>
    <w:rsid w:val="009021FF"/>
    <w:rsid w:val="0090284E"/>
    <w:rsid w:val="00902FE4"/>
    <w:rsid w:val="00903033"/>
    <w:rsid w:val="0090306F"/>
    <w:rsid w:val="00903D21"/>
    <w:rsid w:val="00904D83"/>
    <w:rsid w:val="009050E2"/>
    <w:rsid w:val="00905839"/>
    <w:rsid w:val="00906D63"/>
    <w:rsid w:val="00906E79"/>
    <w:rsid w:val="00906E88"/>
    <w:rsid w:val="00906FC9"/>
    <w:rsid w:val="00907C23"/>
    <w:rsid w:val="00907EDF"/>
    <w:rsid w:val="00910161"/>
    <w:rsid w:val="00910925"/>
    <w:rsid w:val="00910D37"/>
    <w:rsid w:val="0091192C"/>
    <w:rsid w:val="00912361"/>
    <w:rsid w:val="00912B5E"/>
    <w:rsid w:val="00912D4B"/>
    <w:rsid w:val="00912E8E"/>
    <w:rsid w:val="00912ED3"/>
    <w:rsid w:val="0091487C"/>
    <w:rsid w:val="00914EB4"/>
    <w:rsid w:val="00916260"/>
    <w:rsid w:val="0091628E"/>
    <w:rsid w:val="0091636E"/>
    <w:rsid w:val="009167B5"/>
    <w:rsid w:val="0091695D"/>
    <w:rsid w:val="00916CCE"/>
    <w:rsid w:val="00916FD2"/>
    <w:rsid w:val="00917943"/>
    <w:rsid w:val="009208C8"/>
    <w:rsid w:val="009210C0"/>
    <w:rsid w:val="0092128B"/>
    <w:rsid w:val="0092227D"/>
    <w:rsid w:val="00922CE7"/>
    <w:rsid w:val="00923428"/>
    <w:rsid w:val="00923FFC"/>
    <w:rsid w:val="009246FC"/>
    <w:rsid w:val="009248F4"/>
    <w:rsid w:val="00926974"/>
    <w:rsid w:val="00926DC3"/>
    <w:rsid w:val="00926E0A"/>
    <w:rsid w:val="00926FD3"/>
    <w:rsid w:val="00927286"/>
    <w:rsid w:val="009274D6"/>
    <w:rsid w:val="00930F64"/>
    <w:rsid w:val="009311AF"/>
    <w:rsid w:val="00931547"/>
    <w:rsid w:val="0093187A"/>
    <w:rsid w:val="00932130"/>
    <w:rsid w:val="0093337E"/>
    <w:rsid w:val="00933523"/>
    <w:rsid w:val="0093358A"/>
    <w:rsid w:val="00934EE5"/>
    <w:rsid w:val="00935354"/>
    <w:rsid w:val="0093661F"/>
    <w:rsid w:val="0093666D"/>
    <w:rsid w:val="009400C3"/>
    <w:rsid w:val="00940236"/>
    <w:rsid w:val="009405CF"/>
    <w:rsid w:val="00940D9F"/>
    <w:rsid w:val="0094136A"/>
    <w:rsid w:val="00942378"/>
    <w:rsid w:val="00942917"/>
    <w:rsid w:val="0094298F"/>
    <w:rsid w:val="00942EE3"/>
    <w:rsid w:val="00943023"/>
    <w:rsid w:val="00943499"/>
    <w:rsid w:val="009439FE"/>
    <w:rsid w:val="00943FF8"/>
    <w:rsid w:val="0094414E"/>
    <w:rsid w:val="00945650"/>
    <w:rsid w:val="00947DEB"/>
    <w:rsid w:val="00950421"/>
    <w:rsid w:val="00950518"/>
    <w:rsid w:val="009506F8"/>
    <w:rsid w:val="00950848"/>
    <w:rsid w:val="00951416"/>
    <w:rsid w:val="0095150F"/>
    <w:rsid w:val="009518D0"/>
    <w:rsid w:val="00953FA4"/>
    <w:rsid w:val="00954F2F"/>
    <w:rsid w:val="00957099"/>
    <w:rsid w:val="00957ADB"/>
    <w:rsid w:val="00961AC8"/>
    <w:rsid w:val="009621BC"/>
    <w:rsid w:val="00963052"/>
    <w:rsid w:val="009642C7"/>
    <w:rsid w:val="00965091"/>
    <w:rsid w:val="00965D07"/>
    <w:rsid w:val="00966192"/>
    <w:rsid w:val="00966F6E"/>
    <w:rsid w:val="00967805"/>
    <w:rsid w:val="00967FBA"/>
    <w:rsid w:val="009710B6"/>
    <w:rsid w:val="00971CA2"/>
    <w:rsid w:val="00972869"/>
    <w:rsid w:val="00972DA0"/>
    <w:rsid w:val="00973CD1"/>
    <w:rsid w:val="009740FF"/>
    <w:rsid w:val="00975438"/>
    <w:rsid w:val="00975BA6"/>
    <w:rsid w:val="00975EB5"/>
    <w:rsid w:val="009764C1"/>
    <w:rsid w:val="00976F3B"/>
    <w:rsid w:val="00977069"/>
    <w:rsid w:val="009772AB"/>
    <w:rsid w:val="0097791C"/>
    <w:rsid w:val="0098093B"/>
    <w:rsid w:val="009814C6"/>
    <w:rsid w:val="00981B50"/>
    <w:rsid w:val="00981C59"/>
    <w:rsid w:val="009823B3"/>
    <w:rsid w:val="009823D7"/>
    <w:rsid w:val="00982C42"/>
    <w:rsid w:val="00983377"/>
    <w:rsid w:val="0098343E"/>
    <w:rsid w:val="00983720"/>
    <w:rsid w:val="009848A7"/>
    <w:rsid w:val="00985007"/>
    <w:rsid w:val="00985240"/>
    <w:rsid w:val="009852D5"/>
    <w:rsid w:val="00985B4A"/>
    <w:rsid w:val="0098610E"/>
    <w:rsid w:val="0098717A"/>
    <w:rsid w:val="0098780B"/>
    <w:rsid w:val="009902D1"/>
    <w:rsid w:val="0099055A"/>
    <w:rsid w:val="00990B44"/>
    <w:rsid w:val="00990C2D"/>
    <w:rsid w:val="00991B6F"/>
    <w:rsid w:val="00992B93"/>
    <w:rsid w:val="00993652"/>
    <w:rsid w:val="009946CC"/>
    <w:rsid w:val="00994A79"/>
    <w:rsid w:val="00995405"/>
    <w:rsid w:val="00995684"/>
    <w:rsid w:val="00996295"/>
    <w:rsid w:val="009966FE"/>
    <w:rsid w:val="00996818"/>
    <w:rsid w:val="0099694F"/>
    <w:rsid w:val="00997362"/>
    <w:rsid w:val="00997E5D"/>
    <w:rsid w:val="009A0505"/>
    <w:rsid w:val="009A0B57"/>
    <w:rsid w:val="009A0BC3"/>
    <w:rsid w:val="009A16BB"/>
    <w:rsid w:val="009A1C0C"/>
    <w:rsid w:val="009A29BE"/>
    <w:rsid w:val="009A2D1D"/>
    <w:rsid w:val="009A2D41"/>
    <w:rsid w:val="009A2D43"/>
    <w:rsid w:val="009A3131"/>
    <w:rsid w:val="009A324B"/>
    <w:rsid w:val="009A3402"/>
    <w:rsid w:val="009A3534"/>
    <w:rsid w:val="009A463E"/>
    <w:rsid w:val="009A4663"/>
    <w:rsid w:val="009A4805"/>
    <w:rsid w:val="009A48FD"/>
    <w:rsid w:val="009A4B69"/>
    <w:rsid w:val="009A5393"/>
    <w:rsid w:val="009A5703"/>
    <w:rsid w:val="009A5DC4"/>
    <w:rsid w:val="009A6F67"/>
    <w:rsid w:val="009A74D9"/>
    <w:rsid w:val="009A7699"/>
    <w:rsid w:val="009B003C"/>
    <w:rsid w:val="009B0D43"/>
    <w:rsid w:val="009B1963"/>
    <w:rsid w:val="009B30E7"/>
    <w:rsid w:val="009B3681"/>
    <w:rsid w:val="009B3C4F"/>
    <w:rsid w:val="009B3E12"/>
    <w:rsid w:val="009B517B"/>
    <w:rsid w:val="009B5748"/>
    <w:rsid w:val="009B7046"/>
    <w:rsid w:val="009B737F"/>
    <w:rsid w:val="009C1001"/>
    <w:rsid w:val="009C177A"/>
    <w:rsid w:val="009C1EF2"/>
    <w:rsid w:val="009C2911"/>
    <w:rsid w:val="009C2E44"/>
    <w:rsid w:val="009C3F69"/>
    <w:rsid w:val="009C40DA"/>
    <w:rsid w:val="009C4C63"/>
    <w:rsid w:val="009C5BB3"/>
    <w:rsid w:val="009C60D1"/>
    <w:rsid w:val="009C6270"/>
    <w:rsid w:val="009C69BF"/>
    <w:rsid w:val="009C6B7F"/>
    <w:rsid w:val="009C7002"/>
    <w:rsid w:val="009C7400"/>
    <w:rsid w:val="009C759A"/>
    <w:rsid w:val="009C760B"/>
    <w:rsid w:val="009C784A"/>
    <w:rsid w:val="009C7D6E"/>
    <w:rsid w:val="009D0579"/>
    <w:rsid w:val="009D1475"/>
    <w:rsid w:val="009D34A9"/>
    <w:rsid w:val="009D377B"/>
    <w:rsid w:val="009D3DA3"/>
    <w:rsid w:val="009D43DF"/>
    <w:rsid w:val="009D48C3"/>
    <w:rsid w:val="009D48E2"/>
    <w:rsid w:val="009D542B"/>
    <w:rsid w:val="009D63CA"/>
    <w:rsid w:val="009D67D3"/>
    <w:rsid w:val="009D6822"/>
    <w:rsid w:val="009D6D04"/>
    <w:rsid w:val="009D6D94"/>
    <w:rsid w:val="009D70D9"/>
    <w:rsid w:val="009D77F1"/>
    <w:rsid w:val="009D785B"/>
    <w:rsid w:val="009E03E6"/>
    <w:rsid w:val="009E087B"/>
    <w:rsid w:val="009E0A4A"/>
    <w:rsid w:val="009E0CDB"/>
    <w:rsid w:val="009E12A0"/>
    <w:rsid w:val="009E17D0"/>
    <w:rsid w:val="009E1BC2"/>
    <w:rsid w:val="009E29F9"/>
    <w:rsid w:val="009E37E1"/>
    <w:rsid w:val="009E3911"/>
    <w:rsid w:val="009E39A9"/>
    <w:rsid w:val="009E3A7C"/>
    <w:rsid w:val="009E40A3"/>
    <w:rsid w:val="009E459C"/>
    <w:rsid w:val="009E4EBC"/>
    <w:rsid w:val="009E618E"/>
    <w:rsid w:val="009E6328"/>
    <w:rsid w:val="009E67EA"/>
    <w:rsid w:val="009E68EB"/>
    <w:rsid w:val="009E6C14"/>
    <w:rsid w:val="009E702F"/>
    <w:rsid w:val="009E71CB"/>
    <w:rsid w:val="009E78D3"/>
    <w:rsid w:val="009E7E96"/>
    <w:rsid w:val="009F0132"/>
    <w:rsid w:val="009F0327"/>
    <w:rsid w:val="009F0EFB"/>
    <w:rsid w:val="009F100F"/>
    <w:rsid w:val="009F14B1"/>
    <w:rsid w:val="009F152D"/>
    <w:rsid w:val="009F24A0"/>
    <w:rsid w:val="009F24D9"/>
    <w:rsid w:val="009F2D6D"/>
    <w:rsid w:val="009F327B"/>
    <w:rsid w:val="009F4D78"/>
    <w:rsid w:val="009F57F5"/>
    <w:rsid w:val="009F6D16"/>
    <w:rsid w:val="009F6D2E"/>
    <w:rsid w:val="009F6EA6"/>
    <w:rsid w:val="009F7415"/>
    <w:rsid w:val="00A008FB"/>
    <w:rsid w:val="00A00B44"/>
    <w:rsid w:val="00A019BD"/>
    <w:rsid w:val="00A02903"/>
    <w:rsid w:val="00A02C76"/>
    <w:rsid w:val="00A0336B"/>
    <w:rsid w:val="00A038C8"/>
    <w:rsid w:val="00A03F08"/>
    <w:rsid w:val="00A042D8"/>
    <w:rsid w:val="00A044A4"/>
    <w:rsid w:val="00A044CE"/>
    <w:rsid w:val="00A04805"/>
    <w:rsid w:val="00A04A1B"/>
    <w:rsid w:val="00A05620"/>
    <w:rsid w:val="00A05B52"/>
    <w:rsid w:val="00A05CF5"/>
    <w:rsid w:val="00A05F01"/>
    <w:rsid w:val="00A067C5"/>
    <w:rsid w:val="00A0737D"/>
    <w:rsid w:val="00A077B4"/>
    <w:rsid w:val="00A07C53"/>
    <w:rsid w:val="00A108A6"/>
    <w:rsid w:val="00A1095C"/>
    <w:rsid w:val="00A10BFF"/>
    <w:rsid w:val="00A10F54"/>
    <w:rsid w:val="00A112CC"/>
    <w:rsid w:val="00A11485"/>
    <w:rsid w:val="00A12B8C"/>
    <w:rsid w:val="00A12EDC"/>
    <w:rsid w:val="00A14038"/>
    <w:rsid w:val="00A14682"/>
    <w:rsid w:val="00A15A9F"/>
    <w:rsid w:val="00A15C9A"/>
    <w:rsid w:val="00A16205"/>
    <w:rsid w:val="00A17227"/>
    <w:rsid w:val="00A1795B"/>
    <w:rsid w:val="00A204F9"/>
    <w:rsid w:val="00A20714"/>
    <w:rsid w:val="00A2087E"/>
    <w:rsid w:val="00A208CE"/>
    <w:rsid w:val="00A21311"/>
    <w:rsid w:val="00A21313"/>
    <w:rsid w:val="00A2286D"/>
    <w:rsid w:val="00A25014"/>
    <w:rsid w:val="00A25292"/>
    <w:rsid w:val="00A2552B"/>
    <w:rsid w:val="00A2594C"/>
    <w:rsid w:val="00A25C31"/>
    <w:rsid w:val="00A25C81"/>
    <w:rsid w:val="00A260F0"/>
    <w:rsid w:val="00A2777A"/>
    <w:rsid w:val="00A279D1"/>
    <w:rsid w:val="00A30050"/>
    <w:rsid w:val="00A30A90"/>
    <w:rsid w:val="00A3109E"/>
    <w:rsid w:val="00A316CC"/>
    <w:rsid w:val="00A317E8"/>
    <w:rsid w:val="00A31D50"/>
    <w:rsid w:val="00A32677"/>
    <w:rsid w:val="00A32CFE"/>
    <w:rsid w:val="00A32F7B"/>
    <w:rsid w:val="00A33623"/>
    <w:rsid w:val="00A33862"/>
    <w:rsid w:val="00A338CF"/>
    <w:rsid w:val="00A33964"/>
    <w:rsid w:val="00A33FE2"/>
    <w:rsid w:val="00A3490F"/>
    <w:rsid w:val="00A34BEC"/>
    <w:rsid w:val="00A35BA0"/>
    <w:rsid w:val="00A35FAB"/>
    <w:rsid w:val="00A36899"/>
    <w:rsid w:val="00A36C2B"/>
    <w:rsid w:val="00A36E1C"/>
    <w:rsid w:val="00A37662"/>
    <w:rsid w:val="00A37C4F"/>
    <w:rsid w:val="00A4050B"/>
    <w:rsid w:val="00A416A1"/>
    <w:rsid w:val="00A42478"/>
    <w:rsid w:val="00A43311"/>
    <w:rsid w:val="00A43827"/>
    <w:rsid w:val="00A43847"/>
    <w:rsid w:val="00A44BB6"/>
    <w:rsid w:val="00A44CBA"/>
    <w:rsid w:val="00A44CD6"/>
    <w:rsid w:val="00A46035"/>
    <w:rsid w:val="00A4636B"/>
    <w:rsid w:val="00A47380"/>
    <w:rsid w:val="00A479E1"/>
    <w:rsid w:val="00A47CCA"/>
    <w:rsid w:val="00A47ECC"/>
    <w:rsid w:val="00A5198C"/>
    <w:rsid w:val="00A51F96"/>
    <w:rsid w:val="00A5237A"/>
    <w:rsid w:val="00A525F3"/>
    <w:rsid w:val="00A5290A"/>
    <w:rsid w:val="00A52B71"/>
    <w:rsid w:val="00A52E0D"/>
    <w:rsid w:val="00A53222"/>
    <w:rsid w:val="00A538A9"/>
    <w:rsid w:val="00A53D25"/>
    <w:rsid w:val="00A53E55"/>
    <w:rsid w:val="00A54B48"/>
    <w:rsid w:val="00A54DAD"/>
    <w:rsid w:val="00A5511E"/>
    <w:rsid w:val="00A55162"/>
    <w:rsid w:val="00A5562E"/>
    <w:rsid w:val="00A556AF"/>
    <w:rsid w:val="00A55783"/>
    <w:rsid w:val="00A56BAC"/>
    <w:rsid w:val="00A5713C"/>
    <w:rsid w:val="00A57255"/>
    <w:rsid w:val="00A57E3F"/>
    <w:rsid w:val="00A60AA8"/>
    <w:rsid w:val="00A60D20"/>
    <w:rsid w:val="00A60E47"/>
    <w:rsid w:val="00A6156B"/>
    <w:rsid w:val="00A62225"/>
    <w:rsid w:val="00A627D9"/>
    <w:rsid w:val="00A63083"/>
    <w:rsid w:val="00A63359"/>
    <w:rsid w:val="00A635A6"/>
    <w:rsid w:val="00A64EAB"/>
    <w:rsid w:val="00A65C12"/>
    <w:rsid w:val="00A65EDE"/>
    <w:rsid w:val="00A6603C"/>
    <w:rsid w:val="00A66786"/>
    <w:rsid w:val="00A67D55"/>
    <w:rsid w:val="00A702BC"/>
    <w:rsid w:val="00A705AD"/>
    <w:rsid w:val="00A70A77"/>
    <w:rsid w:val="00A70AD7"/>
    <w:rsid w:val="00A712FD"/>
    <w:rsid w:val="00A717EC"/>
    <w:rsid w:val="00A71A20"/>
    <w:rsid w:val="00A72595"/>
    <w:rsid w:val="00A728F9"/>
    <w:rsid w:val="00A73695"/>
    <w:rsid w:val="00A75388"/>
    <w:rsid w:val="00A7552A"/>
    <w:rsid w:val="00A75802"/>
    <w:rsid w:val="00A75CF3"/>
    <w:rsid w:val="00A761FD"/>
    <w:rsid w:val="00A762E3"/>
    <w:rsid w:val="00A7788A"/>
    <w:rsid w:val="00A8036B"/>
    <w:rsid w:val="00A8036F"/>
    <w:rsid w:val="00A804FC"/>
    <w:rsid w:val="00A808B6"/>
    <w:rsid w:val="00A81385"/>
    <w:rsid w:val="00A8155C"/>
    <w:rsid w:val="00A81D45"/>
    <w:rsid w:val="00A821BF"/>
    <w:rsid w:val="00A84236"/>
    <w:rsid w:val="00A84389"/>
    <w:rsid w:val="00A845CF"/>
    <w:rsid w:val="00A850DC"/>
    <w:rsid w:val="00A850DF"/>
    <w:rsid w:val="00A85133"/>
    <w:rsid w:val="00A855F8"/>
    <w:rsid w:val="00A85A32"/>
    <w:rsid w:val="00A86013"/>
    <w:rsid w:val="00A86313"/>
    <w:rsid w:val="00A86F82"/>
    <w:rsid w:val="00A873BC"/>
    <w:rsid w:val="00A87B63"/>
    <w:rsid w:val="00A902ED"/>
    <w:rsid w:val="00A905E2"/>
    <w:rsid w:val="00A90C87"/>
    <w:rsid w:val="00A90E2A"/>
    <w:rsid w:val="00A9129B"/>
    <w:rsid w:val="00A91660"/>
    <w:rsid w:val="00A91CB9"/>
    <w:rsid w:val="00A921D0"/>
    <w:rsid w:val="00A922F8"/>
    <w:rsid w:val="00A92586"/>
    <w:rsid w:val="00A92AE9"/>
    <w:rsid w:val="00A92F48"/>
    <w:rsid w:val="00A93941"/>
    <w:rsid w:val="00A93D51"/>
    <w:rsid w:val="00A941CA"/>
    <w:rsid w:val="00A95480"/>
    <w:rsid w:val="00A9591A"/>
    <w:rsid w:val="00A95AC6"/>
    <w:rsid w:val="00A95E66"/>
    <w:rsid w:val="00A96B5F"/>
    <w:rsid w:val="00A9746D"/>
    <w:rsid w:val="00A97850"/>
    <w:rsid w:val="00A97C62"/>
    <w:rsid w:val="00AA0272"/>
    <w:rsid w:val="00AA0D2D"/>
    <w:rsid w:val="00AA1213"/>
    <w:rsid w:val="00AA228F"/>
    <w:rsid w:val="00AA2CD0"/>
    <w:rsid w:val="00AA2D2C"/>
    <w:rsid w:val="00AA312B"/>
    <w:rsid w:val="00AA3661"/>
    <w:rsid w:val="00AA3C50"/>
    <w:rsid w:val="00AA3DB0"/>
    <w:rsid w:val="00AA45CE"/>
    <w:rsid w:val="00AA4823"/>
    <w:rsid w:val="00AA484D"/>
    <w:rsid w:val="00AA50E0"/>
    <w:rsid w:val="00AA5DEE"/>
    <w:rsid w:val="00AA60ED"/>
    <w:rsid w:val="00AA6108"/>
    <w:rsid w:val="00AA619D"/>
    <w:rsid w:val="00AA64E5"/>
    <w:rsid w:val="00AA6699"/>
    <w:rsid w:val="00AA6B1B"/>
    <w:rsid w:val="00AA70F4"/>
    <w:rsid w:val="00AB0404"/>
    <w:rsid w:val="00AB0C82"/>
    <w:rsid w:val="00AB1203"/>
    <w:rsid w:val="00AB15C8"/>
    <w:rsid w:val="00AB1E60"/>
    <w:rsid w:val="00AB217A"/>
    <w:rsid w:val="00AB3294"/>
    <w:rsid w:val="00AB47CE"/>
    <w:rsid w:val="00AB4AA4"/>
    <w:rsid w:val="00AB4C5D"/>
    <w:rsid w:val="00AB522D"/>
    <w:rsid w:val="00AB759A"/>
    <w:rsid w:val="00AB7A28"/>
    <w:rsid w:val="00AC0B3F"/>
    <w:rsid w:val="00AC1D85"/>
    <w:rsid w:val="00AC3363"/>
    <w:rsid w:val="00AC3520"/>
    <w:rsid w:val="00AC54F8"/>
    <w:rsid w:val="00AC600E"/>
    <w:rsid w:val="00AC62BF"/>
    <w:rsid w:val="00AC69B7"/>
    <w:rsid w:val="00AC70C7"/>
    <w:rsid w:val="00AD0085"/>
    <w:rsid w:val="00AD04AF"/>
    <w:rsid w:val="00AD0BD7"/>
    <w:rsid w:val="00AD0DFF"/>
    <w:rsid w:val="00AD1B77"/>
    <w:rsid w:val="00AD1D7F"/>
    <w:rsid w:val="00AD30AB"/>
    <w:rsid w:val="00AD313D"/>
    <w:rsid w:val="00AD32D0"/>
    <w:rsid w:val="00AD36B2"/>
    <w:rsid w:val="00AD391B"/>
    <w:rsid w:val="00AD39CB"/>
    <w:rsid w:val="00AD4764"/>
    <w:rsid w:val="00AD490A"/>
    <w:rsid w:val="00AD4B00"/>
    <w:rsid w:val="00AD4C33"/>
    <w:rsid w:val="00AD5071"/>
    <w:rsid w:val="00AD6259"/>
    <w:rsid w:val="00AD6520"/>
    <w:rsid w:val="00AD7317"/>
    <w:rsid w:val="00AD7D1E"/>
    <w:rsid w:val="00AE1002"/>
    <w:rsid w:val="00AE13DC"/>
    <w:rsid w:val="00AE1A87"/>
    <w:rsid w:val="00AE1D64"/>
    <w:rsid w:val="00AE2889"/>
    <w:rsid w:val="00AE2A15"/>
    <w:rsid w:val="00AE3206"/>
    <w:rsid w:val="00AE3554"/>
    <w:rsid w:val="00AE35D2"/>
    <w:rsid w:val="00AE3C4A"/>
    <w:rsid w:val="00AE402E"/>
    <w:rsid w:val="00AE408F"/>
    <w:rsid w:val="00AE465A"/>
    <w:rsid w:val="00AE4712"/>
    <w:rsid w:val="00AE52FC"/>
    <w:rsid w:val="00AE574A"/>
    <w:rsid w:val="00AE5AC0"/>
    <w:rsid w:val="00AE5EE9"/>
    <w:rsid w:val="00AE6260"/>
    <w:rsid w:val="00AE697B"/>
    <w:rsid w:val="00AE6F1D"/>
    <w:rsid w:val="00AE768D"/>
    <w:rsid w:val="00AF0016"/>
    <w:rsid w:val="00AF0116"/>
    <w:rsid w:val="00AF17DA"/>
    <w:rsid w:val="00AF1E39"/>
    <w:rsid w:val="00AF2444"/>
    <w:rsid w:val="00AF2DEF"/>
    <w:rsid w:val="00AF33A2"/>
    <w:rsid w:val="00AF3749"/>
    <w:rsid w:val="00AF3E15"/>
    <w:rsid w:val="00AF53B1"/>
    <w:rsid w:val="00AF5423"/>
    <w:rsid w:val="00AF5F4F"/>
    <w:rsid w:val="00AF6D3B"/>
    <w:rsid w:val="00AF6FDA"/>
    <w:rsid w:val="00AF74ED"/>
    <w:rsid w:val="00AF7DB9"/>
    <w:rsid w:val="00B00F81"/>
    <w:rsid w:val="00B01065"/>
    <w:rsid w:val="00B01243"/>
    <w:rsid w:val="00B013F0"/>
    <w:rsid w:val="00B01A7A"/>
    <w:rsid w:val="00B0300F"/>
    <w:rsid w:val="00B03F41"/>
    <w:rsid w:val="00B04090"/>
    <w:rsid w:val="00B041A1"/>
    <w:rsid w:val="00B04243"/>
    <w:rsid w:val="00B044D0"/>
    <w:rsid w:val="00B048BA"/>
    <w:rsid w:val="00B0511A"/>
    <w:rsid w:val="00B05179"/>
    <w:rsid w:val="00B0517B"/>
    <w:rsid w:val="00B052F0"/>
    <w:rsid w:val="00B05811"/>
    <w:rsid w:val="00B0594C"/>
    <w:rsid w:val="00B06208"/>
    <w:rsid w:val="00B07666"/>
    <w:rsid w:val="00B07A09"/>
    <w:rsid w:val="00B07A65"/>
    <w:rsid w:val="00B07B74"/>
    <w:rsid w:val="00B07E55"/>
    <w:rsid w:val="00B07EA3"/>
    <w:rsid w:val="00B07F0C"/>
    <w:rsid w:val="00B10980"/>
    <w:rsid w:val="00B11196"/>
    <w:rsid w:val="00B11CC4"/>
    <w:rsid w:val="00B12248"/>
    <w:rsid w:val="00B123C6"/>
    <w:rsid w:val="00B12A20"/>
    <w:rsid w:val="00B138D9"/>
    <w:rsid w:val="00B13A9F"/>
    <w:rsid w:val="00B13F3C"/>
    <w:rsid w:val="00B148CB"/>
    <w:rsid w:val="00B14D64"/>
    <w:rsid w:val="00B1524B"/>
    <w:rsid w:val="00B15959"/>
    <w:rsid w:val="00B159F3"/>
    <w:rsid w:val="00B16046"/>
    <w:rsid w:val="00B16B57"/>
    <w:rsid w:val="00B16E7C"/>
    <w:rsid w:val="00B171CE"/>
    <w:rsid w:val="00B17258"/>
    <w:rsid w:val="00B1780E"/>
    <w:rsid w:val="00B20189"/>
    <w:rsid w:val="00B210CD"/>
    <w:rsid w:val="00B21FEF"/>
    <w:rsid w:val="00B23240"/>
    <w:rsid w:val="00B2336D"/>
    <w:rsid w:val="00B2355C"/>
    <w:rsid w:val="00B2388F"/>
    <w:rsid w:val="00B23AA1"/>
    <w:rsid w:val="00B25147"/>
    <w:rsid w:val="00B25BD5"/>
    <w:rsid w:val="00B26AFF"/>
    <w:rsid w:val="00B26D7D"/>
    <w:rsid w:val="00B27B3D"/>
    <w:rsid w:val="00B27FC0"/>
    <w:rsid w:val="00B30DDA"/>
    <w:rsid w:val="00B3116E"/>
    <w:rsid w:val="00B3168D"/>
    <w:rsid w:val="00B32805"/>
    <w:rsid w:val="00B33C49"/>
    <w:rsid w:val="00B34338"/>
    <w:rsid w:val="00B34F45"/>
    <w:rsid w:val="00B34FC2"/>
    <w:rsid w:val="00B35247"/>
    <w:rsid w:val="00B35B17"/>
    <w:rsid w:val="00B35E8E"/>
    <w:rsid w:val="00B36093"/>
    <w:rsid w:val="00B3645F"/>
    <w:rsid w:val="00B3678C"/>
    <w:rsid w:val="00B36914"/>
    <w:rsid w:val="00B36C9D"/>
    <w:rsid w:val="00B37402"/>
    <w:rsid w:val="00B37EF3"/>
    <w:rsid w:val="00B40574"/>
    <w:rsid w:val="00B40A3E"/>
    <w:rsid w:val="00B40E2E"/>
    <w:rsid w:val="00B415E2"/>
    <w:rsid w:val="00B425E9"/>
    <w:rsid w:val="00B4290E"/>
    <w:rsid w:val="00B42FF6"/>
    <w:rsid w:val="00B43089"/>
    <w:rsid w:val="00B43846"/>
    <w:rsid w:val="00B43938"/>
    <w:rsid w:val="00B44262"/>
    <w:rsid w:val="00B456AF"/>
    <w:rsid w:val="00B456C4"/>
    <w:rsid w:val="00B458AA"/>
    <w:rsid w:val="00B45A1D"/>
    <w:rsid w:val="00B45E6B"/>
    <w:rsid w:val="00B45EB7"/>
    <w:rsid w:val="00B465FA"/>
    <w:rsid w:val="00B46625"/>
    <w:rsid w:val="00B466AD"/>
    <w:rsid w:val="00B46A09"/>
    <w:rsid w:val="00B47E3D"/>
    <w:rsid w:val="00B503C9"/>
    <w:rsid w:val="00B507F0"/>
    <w:rsid w:val="00B50DBE"/>
    <w:rsid w:val="00B5117C"/>
    <w:rsid w:val="00B51320"/>
    <w:rsid w:val="00B517A9"/>
    <w:rsid w:val="00B517B9"/>
    <w:rsid w:val="00B51F0B"/>
    <w:rsid w:val="00B52265"/>
    <w:rsid w:val="00B52484"/>
    <w:rsid w:val="00B5255D"/>
    <w:rsid w:val="00B52C29"/>
    <w:rsid w:val="00B52EEE"/>
    <w:rsid w:val="00B53A22"/>
    <w:rsid w:val="00B5469A"/>
    <w:rsid w:val="00B54D9F"/>
    <w:rsid w:val="00B55A58"/>
    <w:rsid w:val="00B55C22"/>
    <w:rsid w:val="00B55F6F"/>
    <w:rsid w:val="00B56C40"/>
    <w:rsid w:val="00B56EBE"/>
    <w:rsid w:val="00B5712D"/>
    <w:rsid w:val="00B575AD"/>
    <w:rsid w:val="00B57625"/>
    <w:rsid w:val="00B57C4F"/>
    <w:rsid w:val="00B60517"/>
    <w:rsid w:val="00B61AFC"/>
    <w:rsid w:val="00B61C30"/>
    <w:rsid w:val="00B628C5"/>
    <w:rsid w:val="00B62B20"/>
    <w:rsid w:val="00B62BC8"/>
    <w:rsid w:val="00B62C4A"/>
    <w:rsid w:val="00B63109"/>
    <w:rsid w:val="00B6351B"/>
    <w:rsid w:val="00B637ED"/>
    <w:rsid w:val="00B63D05"/>
    <w:rsid w:val="00B646FD"/>
    <w:rsid w:val="00B64BDF"/>
    <w:rsid w:val="00B64BE1"/>
    <w:rsid w:val="00B64ED2"/>
    <w:rsid w:val="00B6502F"/>
    <w:rsid w:val="00B650F3"/>
    <w:rsid w:val="00B6515F"/>
    <w:rsid w:val="00B663E2"/>
    <w:rsid w:val="00B67CD1"/>
    <w:rsid w:val="00B67F48"/>
    <w:rsid w:val="00B704A3"/>
    <w:rsid w:val="00B70A85"/>
    <w:rsid w:val="00B70BDA"/>
    <w:rsid w:val="00B70CD2"/>
    <w:rsid w:val="00B70F9F"/>
    <w:rsid w:val="00B71415"/>
    <w:rsid w:val="00B71475"/>
    <w:rsid w:val="00B71AC3"/>
    <w:rsid w:val="00B71C7C"/>
    <w:rsid w:val="00B725B9"/>
    <w:rsid w:val="00B72B9A"/>
    <w:rsid w:val="00B735E2"/>
    <w:rsid w:val="00B7391B"/>
    <w:rsid w:val="00B767D5"/>
    <w:rsid w:val="00B76CF8"/>
    <w:rsid w:val="00B770E1"/>
    <w:rsid w:val="00B778B0"/>
    <w:rsid w:val="00B801F2"/>
    <w:rsid w:val="00B807CD"/>
    <w:rsid w:val="00B80EE9"/>
    <w:rsid w:val="00B81775"/>
    <w:rsid w:val="00B81D4F"/>
    <w:rsid w:val="00B8219A"/>
    <w:rsid w:val="00B82DFB"/>
    <w:rsid w:val="00B8328F"/>
    <w:rsid w:val="00B83672"/>
    <w:rsid w:val="00B83851"/>
    <w:rsid w:val="00B83DAE"/>
    <w:rsid w:val="00B84A15"/>
    <w:rsid w:val="00B84B7D"/>
    <w:rsid w:val="00B85195"/>
    <w:rsid w:val="00B85297"/>
    <w:rsid w:val="00B85D36"/>
    <w:rsid w:val="00B8657E"/>
    <w:rsid w:val="00B8690A"/>
    <w:rsid w:val="00B86C0E"/>
    <w:rsid w:val="00B872DA"/>
    <w:rsid w:val="00B878E2"/>
    <w:rsid w:val="00B87926"/>
    <w:rsid w:val="00B879E9"/>
    <w:rsid w:val="00B900EC"/>
    <w:rsid w:val="00B90152"/>
    <w:rsid w:val="00B90FBF"/>
    <w:rsid w:val="00B90FE7"/>
    <w:rsid w:val="00B91557"/>
    <w:rsid w:val="00B91584"/>
    <w:rsid w:val="00B918BF"/>
    <w:rsid w:val="00B91BC7"/>
    <w:rsid w:val="00B93576"/>
    <w:rsid w:val="00B935AA"/>
    <w:rsid w:val="00B94161"/>
    <w:rsid w:val="00BA0BF5"/>
    <w:rsid w:val="00BA1D47"/>
    <w:rsid w:val="00BA2479"/>
    <w:rsid w:val="00BA2E29"/>
    <w:rsid w:val="00BA315D"/>
    <w:rsid w:val="00BA3523"/>
    <w:rsid w:val="00BA3DC4"/>
    <w:rsid w:val="00BA40D1"/>
    <w:rsid w:val="00BA434A"/>
    <w:rsid w:val="00BA4765"/>
    <w:rsid w:val="00BA4B44"/>
    <w:rsid w:val="00BA594C"/>
    <w:rsid w:val="00BA6882"/>
    <w:rsid w:val="00BA6969"/>
    <w:rsid w:val="00BA6C69"/>
    <w:rsid w:val="00BA7011"/>
    <w:rsid w:val="00BA7D42"/>
    <w:rsid w:val="00BB1246"/>
    <w:rsid w:val="00BB20B0"/>
    <w:rsid w:val="00BB23A2"/>
    <w:rsid w:val="00BB2494"/>
    <w:rsid w:val="00BB29D7"/>
    <w:rsid w:val="00BB2FAC"/>
    <w:rsid w:val="00BB355B"/>
    <w:rsid w:val="00BB4214"/>
    <w:rsid w:val="00BB440C"/>
    <w:rsid w:val="00BB4903"/>
    <w:rsid w:val="00BB4A40"/>
    <w:rsid w:val="00BB5650"/>
    <w:rsid w:val="00BB56C4"/>
    <w:rsid w:val="00BB5D26"/>
    <w:rsid w:val="00BB6B22"/>
    <w:rsid w:val="00BB74F1"/>
    <w:rsid w:val="00BB76E3"/>
    <w:rsid w:val="00BB7B5A"/>
    <w:rsid w:val="00BB7FD4"/>
    <w:rsid w:val="00BB7FF7"/>
    <w:rsid w:val="00BC030D"/>
    <w:rsid w:val="00BC1572"/>
    <w:rsid w:val="00BC37AA"/>
    <w:rsid w:val="00BC389E"/>
    <w:rsid w:val="00BC3C7D"/>
    <w:rsid w:val="00BC4371"/>
    <w:rsid w:val="00BC5BE1"/>
    <w:rsid w:val="00BC6060"/>
    <w:rsid w:val="00BC663A"/>
    <w:rsid w:val="00BC6DC8"/>
    <w:rsid w:val="00BC730E"/>
    <w:rsid w:val="00BC7B21"/>
    <w:rsid w:val="00BC7F2F"/>
    <w:rsid w:val="00BC7F65"/>
    <w:rsid w:val="00BD0092"/>
    <w:rsid w:val="00BD01AE"/>
    <w:rsid w:val="00BD0751"/>
    <w:rsid w:val="00BD1621"/>
    <w:rsid w:val="00BD1BF3"/>
    <w:rsid w:val="00BD2067"/>
    <w:rsid w:val="00BD230B"/>
    <w:rsid w:val="00BD27EA"/>
    <w:rsid w:val="00BD2A29"/>
    <w:rsid w:val="00BD3BB8"/>
    <w:rsid w:val="00BD450A"/>
    <w:rsid w:val="00BD5262"/>
    <w:rsid w:val="00BD5333"/>
    <w:rsid w:val="00BD5726"/>
    <w:rsid w:val="00BD590A"/>
    <w:rsid w:val="00BD5C6D"/>
    <w:rsid w:val="00BD638D"/>
    <w:rsid w:val="00BD63CA"/>
    <w:rsid w:val="00BD641A"/>
    <w:rsid w:val="00BD6E8E"/>
    <w:rsid w:val="00BD7C57"/>
    <w:rsid w:val="00BD7F64"/>
    <w:rsid w:val="00BE0021"/>
    <w:rsid w:val="00BE0A55"/>
    <w:rsid w:val="00BE161F"/>
    <w:rsid w:val="00BE3087"/>
    <w:rsid w:val="00BE3257"/>
    <w:rsid w:val="00BE3606"/>
    <w:rsid w:val="00BE4D17"/>
    <w:rsid w:val="00BE6F98"/>
    <w:rsid w:val="00BE7468"/>
    <w:rsid w:val="00BF084F"/>
    <w:rsid w:val="00BF08D4"/>
    <w:rsid w:val="00BF18A8"/>
    <w:rsid w:val="00BF1CC1"/>
    <w:rsid w:val="00BF25FF"/>
    <w:rsid w:val="00BF2D93"/>
    <w:rsid w:val="00BF2E29"/>
    <w:rsid w:val="00BF31EF"/>
    <w:rsid w:val="00BF4C1F"/>
    <w:rsid w:val="00BF5089"/>
    <w:rsid w:val="00BF5C7E"/>
    <w:rsid w:val="00BF678B"/>
    <w:rsid w:val="00BF6D7D"/>
    <w:rsid w:val="00BF6EB0"/>
    <w:rsid w:val="00BF7CE4"/>
    <w:rsid w:val="00C0058F"/>
    <w:rsid w:val="00C00649"/>
    <w:rsid w:val="00C00AD8"/>
    <w:rsid w:val="00C01A08"/>
    <w:rsid w:val="00C01B00"/>
    <w:rsid w:val="00C01DAB"/>
    <w:rsid w:val="00C02347"/>
    <w:rsid w:val="00C026DC"/>
    <w:rsid w:val="00C02A64"/>
    <w:rsid w:val="00C02C9E"/>
    <w:rsid w:val="00C03039"/>
    <w:rsid w:val="00C03AA8"/>
    <w:rsid w:val="00C03B9C"/>
    <w:rsid w:val="00C049BA"/>
    <w:rsid w:val="00C04BED"/>
    <w:rsid w:val="00C05DE7"/>
    <w:rsid w:val="00C064EB"/>
    <w:rsid w:val="00C072C3"/>
    <w:rsid w:val="00C07EC1"/>
    <w:rsid w:val="00C107DB"/>
    <w:rsid w:val="00C10901"/>
    <w:rsid w:val="00C1093E"/>
    <w:rsid w:val="00C11A6D"/>
    <w:rsid w:val="00C11ED5"/>
    <w:rsid w:val="00C1262F"/>
    <w:rsid w:val="00C1341E"/>
    <w:rsid w:val="00C13734"/>
    <w:rsid w:val="00C1436E"/>
    <w:rsid w:val="00C15BCE"/>
    <w:rsid w:val="00C15CA7"/>
    <w:rsid w:val="00C16AC5"/>
    <w:rsid w:val="00C200B9"/>
    <w:rsid w:val="00C2050D"/>
    <w:rsid w:val="00C205E1"/>
    <w:rsid w:val="00C20B61"/>
    <w:rsid w:val="00C21873"/>
    <w:rsid w:val="00C21A0A"/>
    <w:rsid w:val="00C22181"/>
    <w:rsid w:val="00C22942"/>
    <w:rsid w:val="00C23265"/>
    <w:rsid w:val="00C2511E"/>
    <w:rsid w:val="00C25868"/>
    <w:rsid w:val="00C2587A"/>
    <w:rsid w:val="00C25B19"/>
    <w:rsid w:val="00C25E17"/>
    <w:rsid w:val="00C2602F"/>
    <w:rsid w:val="00C260EA"/>
    <w:rsid w:val="00C26981"/>
    <w:rsid w:val="00C26AE3"/>
    <w:rsid w:val="00C27903"/>
    <w:rsid w:val="00C27BBA"/>
    <w:rsid w:val="00C300A8"/>
    <w:rsid w:val="00C303DE"/>
    <w:rsid w:val="00C3097B"/>
    <w:rsid w:val="00C31483"/>
    <w:rsid w:val="00C31B71"/>
    <w:rsid w:val="00C32772"/>
    <w:rsid w:val="00C327D0"/>
    <w:rsid w:val="00C32BCC"/>
    <w:rsid w:val="00C34904"/>
    <w:rsid w:val="00C34B54"/>
    <w:rsid w:val="00C3587C"/>
    <w:rsid w:val="00C358C7"/>
    <w:rsid w:val="00C36557"/>
    <w:rsid w:val="00C365F7"/>
    <w:rsid w:val="00C36B04"/>
    <w:rsid w:val="00C36F5E"/>
    <w:rsid w:val="00C376E0"/>
    <w:rsid w:val="00C37FAB"/>
    <w:rsid w:val="00C40265"/>
    <w:rsid w:val="00C40888"/>
    <w:rsid w:val="00C40AEE"/>
    <w:rsid w:val="00C413DD"/>
    <w:rsid w:val="00C41BC2"/>
    <w:rsid w:val="00C41ED9"/>
    <w:rsid w:val="00C4301C"/>
    <w:rsid w:val="00C43D92"/>
    <w:rsid w:val="00C44051"/>
    <w:rsid w:val="00C45CC6"/>
    <w:rsid w:val="00C46258"/>
    <w:rsid w:val="00C4657B"/>
    <w:rsid w:val="00C467B1"/>
    <w:rsid w:val="00C50034"/>
    <w:rsid w:val="00C504FB"/>
    <w:rsid w:val="00C50D10"/>
    <w:rsid w:val="00C51050"/>
    <w:rsid w:val="00C510C9"/>
    <w:rsid w:val="00C51924"/>
    <w:rsid w:val="00C51A0D"/>
    <w:rsid w:val="00C52322"/>
    <w:rsid w:val="00C52852"/>
    <w:rsid w:val="00C52CB6"/>
    <w:rsid w:val="00C52FBA"/>
    <w:rsid w:val="00C540CF"/>
    <w:rsid w:val="00C548AA"/>
    <w:rsid w:val="00C54BFB"/>
    <w:rsid w:val="00C54C03"/>
    <w:rsid w:val="00C54D67"/>
    <w:rsid w:val="00C56815"/>
    <w:rsid w:val="00C569C7"/>
    <w:rsid w:val="00C57261"/>
    <w:rsid w:val="00C57684"/>
    <w:rsid w:val="00C6168F"/>
    <w:rsid w:val="00C62180"/>
    <w:rsid w:val="00C621DA"/>
    <w:rsid w:val="00C62255"/>
    <w:rsid w:val="00C62334"/>
    <w:rsid w:val="00C629D3"/>
    <w:rsid w:val="00C62B73"/>
    <w:rsid w:val="00C63781"/>
    <w:rsid w:val="00C640B1"/>
    <w:rsid w:val="00C64D9F"/>
    <w:rsid w:val="00C65BC4"/>
    <w:rsid w:val="00C6661F"/>
    <w:rsid w:val="00C66B32"/>
    <w:rsid w:val="00C66BC7"/>
    <w:rsid w:val="00C66E60"/>
    <w:rsid w:val="00C671E2"/>
    <w:rsid w:val="00C67EA1"/>
    <w:rsid w:val="00C70DB3"/>
    <w:rsid w:val="00C70E58"/>
    <w:rsid w:val="00C71787"/>
    <w:rsid w:val="00C7269A"/>
    <w:rsid w:val="00C726DE"/>
    <w:rsid w:val="00C7276B"/>
    <w:rsid w:val="00C72C81"/>
    <w:rsid w:val="00C72EFD"/>
    <w:rsid w:val="00C732C7"/>
    <w:rsid w:val="00C73CE7"/>
    <w:rsid w:val="00C73FAB"/>
    <w:rsid w:val="00C74220"/>
    <w:rsid w:val="00C74B3B"/>
    <w:rsid w:val="00C74E12"/>
    <w:rsid w:val="00C75347"/>
    <w:rsid w:val="00C75C19"/>
    <w:rsid w:val="00C75C2B"/>
    <w:rsid w:val="00C75DA0"/>
    <w:rsid w:val="00C76F95"/>
    <w:rsid w:val="00C774DC"/>
    <w:rsid w:val="00C7797D"/>
    <w:rsid w:val="00C80E54"/>
    <w:rsid w:val="00C80E82"/>
    <w:rsid w:val="00C80E91"/>
    <w:rsid w:val="00C81741"/>
    <w:rsid w:val="00C81C84"/>
    <w:rsid w:val="00C82483"/>
    <w:rsid w:val="00C827FA"/>
    <w:rsid w:val="00C82816"/>
    <w:rsid w:val="00C82D15"/>
    <w:rsid w:val="00C8495A"/>
    <w:rsid w:val="00C8592F"/>
    <w:rsid w:val="00C85B46"/>
    <w:rsid w:val="00C85E38"/>
    <w:rsid w:val="00C861AC"/>
    <w:rsid w:val="00C8642A"/>
    <w:rsid w:val="00C869D8"/>
    <w:rsid w:val="00C86AF1"/>
    <w:rsid w:val="00C86F6E"/>
    <w:rsid w:val="00C87AEE"/>
    <w:rsid w:val="00C87CDA"/>
    <w:rsid w:val="00C87E92"/>
    <w:rsid w:val="00C905FF"/>
    <w:rsid w:val="00C908E4"/>
    <w:rsid w:val="00C90A7A"/>
    <w:rsid w:val="00C90E1C"/>
    <w:rsid w:val="00C91103"/>
    <w:rsid w:val="00C930CB"/>
    <w:rsid w:val="00C941FC"/>
    <w:rsid w:val="00C947EB"/>
    <w:rsid w:val="00C94FD6"/>
    <w:rsid w:val="00C95152"/>
    <w:rsid w:val="00C9530A"/>
    <w:rsid w:val="00C953F4"/>
    <w:rsid w:val="00C95ADC"/>
    <w:rsid w:val="00C95C3F"/>
    <w:rsid w:val="00C964B2"/>
    <w:rsid w:val="00C972F4"/>
    <w:rsid w:val="00C9763F"/>
    <w:rsid w:val="00CA0080"/>
    <w:rsid w:val="00CA1FFE"/>
    <w:rsid w:val="00CA204A"/>
    <w:rsid w:val="00CA256F"/>
    <w:rsid w:val="00CA2721"/>
    <w:rsid w:val="00CA3109"/>
    <w:rsid w:val="00CA3CB0"/>
    <w:rsid w:val="00CA3E30"/>
    <w:rsid w:val="00CA3F3F"/>
    <w:rsid w:val="00CA4EBD"/>
    <w:rsid w:val="00CA5D90"/>
    <w:rsid w:val="00CA7ECC"/>
    <w:rsid w:val="00CB0197"/>
    <w:rsid w:val="00CB03C4"/>
    <w:rsid w:val="00CB065B"/>
    <w:rsid w:val="00CB0717"/>
    <w:rsid w:val="00CB0ABF"/>
    <w:rsid w:val="00CB1626"/>
    <w:rsid w:val="00CB2176"/>
    <w:rsid w:val="00CB31FD"/>
    <w:rsid w:val="00CB3D83"/>
    <w:rsid w:val="00CB40A0"/>
    <w:rsid w:val="00CB40F4"/>
    <w:rsid w:val="00CB4833"/>
    <w:rsid w:val="00CB4A51"/>
    <w:rsid w:val="00CB51BE"/>
    <w:rsid w:val="00CB74CA"/>
    <w:rsid w:val="00CB762A"/>
    <w:rsid w:val="00CB7B46"/>
    <w:rsid w:val="00CB7CA5"/>
    <w:rsid w:val="00CC03C3"/>
    <w:rsid w:val="00CC0F77"/>
    <w:rsid w:val="00CC1006"/>
    <w:rsid w:val="00CC1F05"/>
    <w:rsid w:val="00CC23B2"/>
    <w:rsid w:val="00CC2727"/>
    <w:rsid w:val="00CC35D2"/>
    <w:rsid w:val="00CC3D2C"/>
    <w:rsid w:val="00CC4424"/>
    <w:rsid w:val="00CC44B1"/>
    <w:rsid w:val="00CC4585"/>
    <w:rsid w:val="00CC4E26"/>
    <w:rsid w:val="00CC598C"/>
    <w:rsid w:val="00CC6528"/>
    <w:rsid w:val="00CD0156"/>
    <w:rsid w:val="00CD0272"/>
    <w:rsid w:val="00CD0384"/>
    <w:rsid w:val="00CD0612"/>
    <w:rsid w:val="00CD0721"/>
    <w:rsid w:val="00CD15BB"/>
    <w:rsid w:val="00CD1EE9"/>
    <w:rsid w:val="00CD2201"/>
    <w:rsid w:val="00CD2435"/>
    <w:rsid w:val="00CD278E"/>
    <w:rsid w:val="00CD2F40"/>
    <w:rsid w:val="00CD3198"/>
    <w:rsid w:val="00CD3474"/>
    <w:rsid w:val="00CD39CE"/>
    <w:rsid w:val="00CD41A4"/>
    <w:rsid w:val="00CD449C"/>
    <w:rsid w:val="00CD4D1E"/>
    <w:rsid w:val="00CD4F3B"/>
    <w:rsid w:val="00CD5304"/>
    <w:rsid w:val="00CD541B"/>
    <w:rsid w:val="00CD5B4A"/>
    <w:rsid w:val="00CD5BB2"/>
    <w:rsid w:val="00CD5D97"/>
    <w:rsid w:val="00CD60FC"/>
    <w:rsid w:val="00CD66AF"/>
    <w:rsid w:val="00CD6FA5"/>
    <w:rsid w:val="00CD7736"/>
    <w:rsid w:val="00CD77C3"/>
    <w:rsid w:val="00CD77E5"/>
    <w:rsid w:val="00CE0311"/>
    <w:rsid w:val="00CE0F9F"/>
    <w:rsid w:val="00CE11F9"/>
    <w:rsid w:val="00CE1ABE"/>
    <w:rsid w:val="00CE211E"/>
    <w:rsid w:val="00CE2270"/>
    <w:rsid w:val="00CE24DD"/>
    <w:rsid w:val="00CE2F64"/>
    <w:rsid w:val="00CE3F9D"/>
    <w:rsid w:val="00CE40EB"/>
    <w:rsid w:val="00CE43FD"/>
    <w:rsid w:val="00CE4BEE"/>
    <w:rsid w:val="00CE54A6"/>
    <w:rsid w:val="00CE56AA"/>
    <w:rsid w:val="00CE6026"/>
    <w:rsid w:val="00CE64B8"/>
    <w:rsid w:val="00CF054D"/>
    <w:rsid w:val="00CF0C9D"/>
    <w:rsid w:val="00CF145A"/>
    <w:rsid w:val="00CF19CB"/>
    <w:rsid w:val="00CF2066"/>
    <w:rsid w:val="00CF2078"/>
    <w:rsid w:val="00CF298E"/>
    <w:rsid w:val="00CF3013"/>
    <w:rsid w:val="00CF357C"/>
    <w:rsid w:val="00CF3864"/>
    <w:rsid w:val="00CF477E"/>
    <w:rsid w:val="00CF4CA1"/>
    <w:rsid w:val="00CF53D6"/>
    <w:rsid w:val="00CF59E8"/>
    <w:rsid w:val="00CF5AD3"/>
    <w:rsid w:val="00CF5E21"/>
    <w:rsid w:val="00CF65F2"/>
    <w:rsid w:val="00CF6DF3"/>
    <w:rsid w:val="00CF6E0F"/>
    <w:rsid w:val="00CF75D9"/>
    <w:rsid w:val="00CF768E"/>
    <w:rsid w:val="00CF7743"/>
    <w:rsid w:val="00CF7A47"/>
    <w:rsid w:val="00CF7EDE"/>
    <w:rsid w:val="00D00414"/>
    <w:rsid w:val="00D006B8"/>
    <w:rsid w:val="00D0146A"/>
    <w:rsid w:val="00D01DA1"/>
    <w:rsid w:val="00D021FD"/>
    <w:rsid w:val="00D02785"/>
    <w:rsid w:val="00D02AC3"/>
    <w:rsid w:val="00D02B95"/>
    <w:rsid w:val="00D032E0"/>
    <w:rsid w:val="00D03844"/>
    <w:rsid w:val="00D03E40"/>
    <w:rsid w:val="00D03E52"/>
    <w:rsid w:val="00D041F9"/>
    <w:rsid w:val="00D04307"/>
    <w:rsid w:val="00D04558"/>
    <w:rsid w:val="00D045DD"/>
    <w:rsid w:val="00D05273"/>
    <w:rsid w:val="00D053C6"/>
    <w:rsid w:val="00D05E05"/>
    <w:rsid w:val="00D06165"/>
    <w:rsid w:val="00D0648D"/>
    <w:rsid w:val="00D0716B"/>
    <w:rsid w:val="00D07C1A"/>
    <w:rsid w:val="00D101F2"/>
    <w:rsid w:val="00D102C0"/>
    <w:rsid w:val="00D10AC6"/>
    <w:rsid w:val="00D10CCA"/>
    <w:rsid w:val="00D11072"/>
    <w:rsid w:val="00D121E7"/>
    <w:rsid w:val="00D1279F"/>
    <w:rsid w:val="00D13CFF"/>
    <w:rsid w:val="00D1485A"/>
    <w:rsid w:val="00D148F0"/>
    <w:rsid w:val="00D15082"/>
    <w:rsid w:val="00D153B4"/>
    <w:rsid w:val="00D1559F"/>
    <w:rsid w:val="00D15A52"/>
    <w:rsid w:val="00D162FF"/>
    <w:rsid w:val="00D1675A"/>
    <w:rsid w:val="00D16DF8"/>
    <w:rsid w:val="00D17B7F"/>
    <w:rsid w:val="00D17DDD"/>
    <w:rsid w:val="00D204AD"/>
    <w:rsid w:val="00D20FAB"/>
    <w:rsid w:val="00D22228"/>
    <w:rsid w:val="00D22280"/>
    <w:rsid w:val="00D22676"/>
    <w:rsid w:val="00D22DA0"/>
    <w:rsid w:val="00D24117"/>
    <w:rsid w:val="00D2464C"/>
    <w:rsid w:val="00D252C5"/>
    <w:rsid w:val="00D258C6"/>
    <w:rsid w:val="00D25E8B"/>
    <w:rsid w:val="00D26281"/>
    <w:rsid w:val="00D26A23"/>
    <w:rsid w:val="00D2797E"/>
    <w:rsid w:val="00D279B4"/>
    <w:rsid w:val="00D27C7D"/>
    <w:rsid w:val="00D27E7C"/>
    <w:rsid w:val="00D305B0"/>
    <w:rsid w:val="00D309F3"/>
    <w:rsid w:val="00D30E54"/>
    <w:rsid w:val="00D31582"/>
    <w:rsid w:val="00D3199F"/>
    <w:rsid w:val="00D319BC"/>
    <w:rsid w:val="00D32822"/>
    <w:rsid w:val="00D32C53"/>
    <w:rsid w:val="00D32D2A"/>
    <w:rsid w:val="00D330F4"/>
    <w:rsid w:val="00D33911"/>
    <w:rsid w:val="00D33CB7"/>
    <w:rsid w:val="00D33FC9"/>
    <w:rsid w:val="00D33FCD"/>
    <w:rsid w:val="00D3451D"/>
    <w:rsid w:val="00D345C9"/>
    <w:rsid w:val="00D34C5E"/>
    <w:rsid w:val="00D34EA5"/>
    <w:rsid w:val="00D35B48"/>
    <w:rsid w:val="00D35F95"/>
    <w:rsid w:val="00D36264"/>
    <w:rsid w:val="00D36F17"/>
    <w:rsid w:val="00D373AC"/>
    <w:rsid w:val="00D37852"/>
    <w:rsid w:val="00D40504"/>
    <w:rsid w:val="00D411FC"/>
    <w:rsid w:val="00D41405"/>
    <w:rsid w:val="00D41FB1"/>
    <w:rsid w:val="00D42BF9"/>
    <w:rsid w:val="00D42C88"/>
    <w:rsid w:val="00D43518"/>
    <w:rsid w:val="00D43895"/>
    <w:rsid w:val="00D43E06"/>
    <w:rsid w:val="00D445AF"/>
    <w:rsid w:val="00D44726"/>
    <w:rsid w:val="00D447F6"/>
    <w:rsid w:val="00D45944"/>
    <w:rsid w:val="00D46322"/>
    <w:rsid w:val="00D4733A"/>
    <w:rsid w:val="00D5018E"/>
    <w:rsid w:val="00D50800"/>
    <w:rsid w:val="00D50A8A"/>
    <w:rsid w:val="00D50D71"/>
    <w:rsid w:val="00D50E8C"/>
    <w:rsid w:val="00D51607"/>
    <w:rsid w:val="00D51A76"/>
    <w:rsid w:val="00D51BF7"/>
    <w:rsid w:val="00D51D29"/>
    <w:rsid w:val="00D520A4"/>
    <w:rsid w:val="00D520D8"/>
    <w:rsid w:val="00D52B11"/>
    <w:rsid w:val="00D545E4"/>
    <w:rsid w:val="00D546C9"/>
    <w:rsid w:val="00D54C64"/>
    <w:rsid w:val="00D5515A"/>
    <w:rsid w:val="00D554C4"/>
    <w:rsid w:val="00D5610A"/>
    <w:rsid w:val="00D565C1"/>
    <w:rsid w:val="00D56ECD"/>
    <w:rsid w:val="00D57240"/>
    <w:rsid w:val="00D5791A"/>
    <w:rsid w:val="00D611C6"/>
    <w:rsid w:val="00D615DB"/>
    <w:rsid w:val="00D639BC"/>
    <w:rsid w:val="00D63BDC"/>
    <w:rsid w:val="00D6416C"/>
    <w:rsid w:val="00D64C97"/>
    <w:rsid w:val="00D64F44"/>
    <w:rsid w:val="00D6626E"/>
    <w:rsid w:val="00D663E2"/>
    <w:rsid w:val="00D66F18"/>
    <w:rsid w:val="00D70502"/>
    <w:rsid w:val="00D708EA"/>
    <w:rsid w:val="00D70CC9"/>
    <w:rsid w:val="00D711A8"/>
    <w:rsid w:val="00D71538"/>
    <w:rsid w:val="00D722FB"/>
    <w:rsid w:val="00D72678"/>
    <w:rsid w:val="00D72684"/>
    <w:rsid w:val="00D72EAF"/>
    <w:rsid w:val="00D739C5"/>
    <w:rsid w:val="00D73E90"/>
    <w:rsid w:val="00D74366"/>
    <w:rsid w:val="00D76076"/>
    <w:rsid w:val="00D76326"/>
    <w:rsid w:val="00D76F95"/>
    <w:rsid w:val="00D76FE9"/>
    <w:rsid w:val="00D777F7"/>
    <w:rsid w:val="00D7783C"/>
    <w:rsid w:val="00D77D6E"/>
    <w:rsid w:val="00D800E5"/>
    <w:rsid w:val="00D8020B"/>
    <w:rsid w:val="00D80473"/>
    <w:rsid w:val="00D8062F"/>
    <w:rsid w:val="00D80DAC"/>
    <w:rsid w:val="00D80ED9"/>
    <w:rsid w:val="00D8193D"/>
    <w:rsid w:val="00D81A28"/>
    <w:rsid w:val="00D81A41"/>
    <w:rsid w:val="00D8284F"/>
    <w:rsid w:val="00D82C8B"/>
    <w:rsid w:val="00D834A0"/>
    <w:rsid w:val="00D8356B"/>
    <w:rsid w:val="00D8435B"/>
    <w:rsid w:val="00D84689"/>
    <w:rsid w:val="00D84957"/>
    <w:rsid w:val="00D84A3D"/>
    <w:rsid w:val="00D857BC"/>
    <w:rsid w:val="00D859AA"/>
    <w:rsid w:val="00D85D25"/>
    <w:rsid w:val="00D86534"/>
    <w:rsid w:val="00D8688F"/>
    <w:rsid w:val="00D86B26"/>
    <w:rsid w:val="00D86C76"/>
    <w:rsid w:val="00D87098"/>
    <w:rsid w:val="00D8709F"/>
    <w:rsid w:val="00D87429"/>
    <w:rsid w:val="00D87F1F"/>
    <w:rsid w:val="00D90476"/>
    <w:rsid w:val="00D9293F"/>
    <w:rsid w:val="00D92970"/>
    <w:rsid w:val="00D93B45"/>
    <w:rsid w:val="00D940EC"/>
    <w:rsid w:val="00D9587E"/>
    <w:rsid w:val="00D95BD0"/>
    <w:rsid w:val="00D95F1A"/>
    <w:rsid w:val="00D96087"/>
    <w:rsid w:val="00D968FF"/>
    <w:rsid w:val="00D96EDC"/>
    <w:rsid w:val="00D96FDE"/>
    <w:rsid w:val="00DA0924"/>
    <w:rsid w:val="00DA1094"/>
    <w:rsid w:val="00DA16AF"/>
    <w:rsid w:val="00DA18EC"/>
    <w:rsid w:val="00DA1DB9"/>
    <w:rsid w:val="00DA23D5"/>
    <w:rsid w:val="00DA3FF4"/>
    <w:rsid w:val="00DA40BD"/>
    <w:rsid w:val="00DA4BA9"/>
    <w:rsid w:val="00DA4CCA"/>
    <w:rsid w:val="00DA4CF3"/>
    <w:rsid w:val="00DA5C6F"/>
    <w:rsid w:val="00DA60B4"/>
    <w:rsid w:val="00DA6BE7"/>
    <w:rsid w:val="00DA6BEA"/>
    <w:rsid w:val="00DA7AC9"/>
    <w:rsid w:val="00DA7B3F"/>
    <w:rsid w:val="00DA7E9B"/>
    <w:rsid w:val="00DB0056"/>
    <w:rsid w:val="00DB034A"/>
    <w:rsid w:val="00DB06D1"/>
    <w:rsid w:val="00DB0CC1"/>
    <w:rsid w:val="00DB0DF1"/>
    <w:rsid w:val="00DB0F25"/>
    <w:rsid w:val="00DB1EB3"/>
    <w:rsid w:val="00DB2156"/>
    <w:rsid w:val="00DB2193"/>
    <w:rsid w:val="00DB228A"/>
    <w:rsid w:val="00DB3652"/>
    <w:rsid w:val="00DB3E03"/>
    <w:rsid w:val="00DB448A"/>
    <w:rsid w:val="00DB47FF"/>
    <w:rsid w:val="00DB5601"/>
    <w:rsid w:val="00DB563F"/>
    <w:rsid w:val="00DB613F"/>
    <w:rsid w:val="00DB6C86"/>
    <w:rsid w:val="00DB6F58"/>
    <w:rsid w:val="00DB7134"/>
    <w:rsid w:val="00DC04CF"/>
    <w:rsid w:val="00DC0980"/>
    <w:rsid w:val="00DC0E52"/>
    <w:rsid w:val="00DC122A"/>
    <w:rsid w:val="00DC14CA"/>
    <w:rsid w:val="00DC19DE"/>
    <w:rsid w:val="00DC1D57"/>
    <w:rsid w:val="00DC1D71"/>
    <w:rsid w:val="00DC2446"/>
    <w:rsid w:val="00DC24F3"/>
    <w:rsid w:val="00DC2546"/>
    <w:rsid w:val="00DC275F"/>
    <w:rsid w:val="00DC29D8"/>
    <w:rsid w:val="00DC2F54"/>
    <w:rsid w:val="00DC43E4"/>
    <w:rsid w:val="00DC48CD"/>
    <w:rsid w:val="00DC7E73"/>
    <w:rsid w:val="00DC7F6C"/>
    <w:rsid w:val="00DD0267"/>
    <w:rsid w:val="00DD055F"/>
    <w:rsid w:val="00DD05C7"/>
    <w:rsid w:val="00DD0C4F"/>
    <w:rsid w:val="00DD0E40"/>
    <w:rsid w:val="00DD1447"/>
    <w:rsid w:val="00DD26C1"/>
    <w:rsid w:val="00DD2A97"/>
    <w:rsid w:val="00DD36D9"/>
    <w:rsid w:val="00DD3931"/>
    <w:rsid w:val="00DD594A"/>
    <w:rsid w:val="00DD5BDE"/>
    <w:rsid w:val="00DD607B"/>
    <w:rsid w:val="00DD6558"/>
    <w:rsid w:val="00DD6712"/>
    <w:rsid w:val="00DE019B"/>
    <w:rsid w:val="00DE08B4"/>
    <w:rsid w:val="00DE0A10"/>
    <w:rsid w:val="00DE0A75"/>
    <w:rsid w:val="00DE0FB6"/>
    <w:rsid w:val="00DE1B3C"/>
    <w:rsid w:val="00DE202E"/>
    <w:rsid w:val="00DE35FD"/>
    <w:rsid w:val="00DE38B1"/>
    <w:rsid w:val="00DE3BD4"/>
    <w:rsid w:val="00DE3F2C"/>
    <w:rsid w:val="00DE46D2"/>
    <w:rsid w:val="00DE4724"/>
    <w:rsid w:val="00DE47ED"/>
    <w:rsid w:val="00DE4E79"/>
    <w:rsid w:val="00DE535A"/>
    <w:rsid w:val="00DE5D10"/>
    <w:rsid w:val="00DE6313"/>
    <w:rsid w:val="00DE7F89"/>
    <w:rsid w:val="00DF002E"/>
    <w:rsid w:val="00DF032F"/>
    <w:rsid w:val="00DF07C7"/>
    <w:rsid w:val="00DF0BC4"/>
    <w:rsid w:val="00DF0E2E"/>
    <w:rsid w:val="00DF1BA3"/>
    <w:rsid w:val="00DF25B2"/>
    <w:rsid w:val="00DF2A80"/>
    <w:rsid w:val="00DF323A"/>
    <w:rsid w:val="00DF3D25"/>
    <w:rsid w:val="00DF4750"/>
    <w:rsid w:val="00DF4A6D"/>
    <w:rsid w:val="00DF59E3"/>
    <w:rsid w:val="00DF71A5"/>
    <w:rsid w:val="00DF7A6B"/>
    <w:rsid w:val="00E002AC"/>
    <w:rsid w:val="00E0036C"/>
    <w:rsid w:val="00E0173E"/>
    <w:rsid w:val="00E01F0D"/>
    <w:rsid w:val="00E020F3"/>
    <w:rsid w:val="00E040F2"/>
    <w:rsid w:val="00E04600"/>
    <w:rsid w:val="00E047F8"/>
    <w:rsid w:val="00E04F57"/>
    <w:rsid w:val="00E05202"/>
    <w:rsid w:val="00E052FA"/>
    <w:rsid w:val="00E05627"/>
    <w:rsid w:val="00E0622E"/>
    <w:rsid w:val="00E0677B"/>
    <w:rsid w:val="00E06BBE"/>
    <w:rsid w:val="00E07912"/>
    <w:rsid w:val="00E07BFE"/>
    <w:rsid w:val="00E10864"/>
    <w:rsid w:val="00E11180"/>
    <w:rsid w:val="00E11DD7"/>
    <w:rsid w:val="00E12D96"/>
    <w:rsid w:val="00E130BF"/>
    <w:rsid w:val="00E1461A"/>
    <w:rsid w:val="00E14866"/>
    <w:rsid w:val="00E14C0F"/>
    <w:rsid w:val="00E14EB2"/>
    <w:rsid w:val="00E158FA"/>
    <w:rsid w:val="00E15A1C"/>
    <w:rsid w:val="00E15B1B"/>
    <w:rsid w:val="00E15FA0"/>
    <w:rsid w:val="00E16382"/>
    <w:rsid w:val="00E16A01"/>
    <w:rsid w:val="00E16DED"/>
    <w:rsid w:val="00E16F5A"/>
    <w:rsid w:val="00E20804"/>
    <w:rsid w:val="00E208B7"/>
    <w:rsid w:val="00E217BC"/>
    <w:rsid w:val="00E21B47"/>
    <w:rsid w:val="00E22886"/>
    <w:rsid w:val="00E22CA8"/>
    <w:rsid w:val="00E22CD5"/>
    <w:rsid w:val="00E236D6"/>
    <w:rsid w:val="00E23B4E"/>
    <w:rsid w:val="00E2430C"/>
    <w:rsid w:val="00E24316"/>
    <w:rsid w:val="00E247EF"/>
    <w:rsid w:val="00E24E1B"/>
    <w:rsid w:val="00E24F0E"/>
    <w:rsid w:val="00E252AA"/>
    <w:rsid w:val="00E255FA"/>
    <w:rsid w:val="00E25AC3"/>
    <w:rsid w:val="00E25B33"/>
    <w:rsid w:val="00E26259"/>
    <w:rsid w:val="00E264C5"/>
    <w:rsid w:val="00E26A02"/>
    <w:rsid w:val="00E275DB"/>
    <w:rsid w:val="00E2799F"/>
    <w:rsid w:val="00E27ABA"/>
    <w:rsid w:val="00E27C0B"/>
    <w:rsid w:val="00E30E15"/>
    <w:rsid w:val="00E31915"/>
    <w:rsid w:val="00E31936"/>
    <w:rsid w:val="00E31B9D"/>
    <w:rsid w:val="00E31FB6"/>
    <w:rsid w:val="00E320F7"/>
    <w:rsid w:val="00E32191"/>
    <w:rsid w:val="00E3227D"/>
    <w:rsid w:val="00E32825"/>
    <w:rsid w:val="00E3365D"/>
    <w:rsid w:val="00E33A24"/>
    <w:rsid w:val="00E33A46"/>
    <w:rsid w:val="00E33AB9"/>
    <w:rsid w:val="00E33B3E"/>
    <w:rsid w:val="00E33CE6"/>
    <w:rsid w:val="00E34D61"/>
    <w:rsid w:val="00E34FE5"/>
    <w:rsid w:val="00E355AF"/>
    <w:rsid w:val="00E37B2E"/>
    <w:rsid w:val="00E413BF"/>
    <w:rsid w:val="00E41E94"/>
    <w:rsid w:val="00E4250F"/>
    <w:rsid w:val="00E42B9D"/>
    <w:rsid w:val="00E438E7"/>
    <w:rsid w:val="00E4397C"/>
    <w:rsid w:val="00E43DE6"/>
    <w:rsid w:val="00E4593B"/>
    <w:rsid w:val="00E45C0A"/>
    <w:rsid w:val="00E45C1E"/>
    <w:rsid w:val="00E461D8"/>
    <w:rsid w:val="00E46578"/>
    <w:rsid w:val="00E466BA"/>
    <w:rsid w:val="00E46759"/>
    <w:rsid w:val="00E47104"/>
    <w:rsid w:val="00E47374"/>
    <w:rsid w:val="00E474A8"/>
    <w:rsid w:val="00E5096C"/>
    <w:rsid w:val="00E50A8B"/>
    <w:rsid w:val="00E51118"/>
    <w:rsid w:val="00E51119"/>
    <w:rsid w:val="00E51BD4"/>
    <w:rsid w:val="00E52D4B"/>
    <w:rsid w:val="00E52E26"/>
    <w:rsid w:val="00E53298"/>
    <w:rsid w:val="00E53689"/>
    <w:rsid w:val="00E53889"/>
    <w:rsid w:val="00E539BD"/>
    <w:rsid w:val="00E53DDD"/>
    <w:rsid w:val="00E55976"/>
    <w:rsid w:val="00E56316"/>
    <w:rsid w:val="00E56712"/>
    <w:rsid w:val="00E56C87"/>
    <w:rsid w:val="00E57677"/>
    <w:rsid w:val="00E57BC1"/>
    <w:rsid w:val="00E60256"/>
    <w:rsid w:val="00E60E27"/>
    <w:rsid w:val="00E622EB"/>
    <w:rsid w:val="00E625D5"/>
    <w:rsid w:val="00E629EF"/>
    <w:rsid w:val="00E62ACD"/>
    <w:rsid w:val="00E64515"/>
    <w:rsid w:val="00E64A12"/>
    <w:rsid w:val="00E64ABD"/>
    <w:rsid w:val="00E655CA"/>
    <w:rsid w:val="00E65A7F"/>
    <w:rsid w:val="00E65F76"/>
    <w:rsid w:val="00E66323"/>
    <w:rsid w:val="00E66F5C"/>
    <w:rsid w:val="00E67057"/>
    <w:rsid w:val="00E673D9"/>
    <w:rsid w:val="00E675D1"/>
    <w:rsid w:val="00E67750"/>
    <w:rsid w:val="00E70792"/>
    <w:rsid w:val="00E70968"/>
    <w:rsid w:val="00E71219"/>
    <w:rsid w:val="00E715EA"/>
    <w:rsid w:val="00E718EB"/>
    <w:rsid w:val="00E71CD4"/>
    <w:rsid w:val="00E72282"/>
    <w:rsid w:val="00E72859"/>
    <w:rsid w:val="00E72B87"/>
    <w:rsid w:val="00E74BC5"/>
    <w:rsid w:val="00E74C9D"/>
    <w:rsid w:val="00E74F61"/>
    <w:rsid w:val="00E75017"/>
    <w:rsid w:val="00E75A5C"/>
    <w:rsid w:val="00E76177"/>
    <w:rsid w:val="00E76550"/>
    <w:rsid w:val="00E7756C"/>
    <w:rsid w:val="00E77F9C"/>
    <w:rsid w:val="00E802ED"/>
    <w:rsid w:val="00E80492"/>
    <w:rsid w:val="00E8064A"/>
    <w:rsid w:val="00E80C1C"/>
    <w:rsid w:val="00E81015"/>
    <w:rsid w:val="00E81974"/>
    <w:rsid w:val="00E81B6E"/>
    <w:rsid w:val="00E83451"/>
    <w:rsid w:val="00E83A41"/>
    <w:rsid w:val="00E844B6"/>
    <w:rsid w:val="00E84D88"/>
    <w:rsid w:val="00E861AB"/>
    <w:rsid w:val="00E87350"/>
    <w:rsid w:val="00E87486"/>
    <w:rsid w:val="00E90B2C"/>
    <w:rsid w:val="00E90D18"/>
    <w:rsid w:val="00E919B8"/>
    <w:rsid w:val="00E92056"/>
    <w:rsid w:val="00E92B97"/>
    <w:rsid w:val="00E92F3B"/>
    <w:rsid w:val="00E93CBB"/>
    <w:rsid w:val="00E95901"/>
    <w:rsid w:val="00E96A05"/>
    <w:rsid w:val="00E97032"/>
    <w:rsid w:val="00E9707C"/>
    <w:rsid w:val="00E9720B"/>
    <w:rsid w:val="00EA0821"/>
    <w:rsid w:val="00EA36A6"/>
    <w:rsid w:val="00EA3B2C"/>
    <w:rsid w:val="00EA4BA7"/>
    <w:rsid w:val="00EA4E10"/>
    <w:rsid w:val="00EA50C9"/>
    <w:rsid w:val="00EA5582"/>
    <w:rsid w:val="00EA6626"/>
    <w:rsid w:val="00EA67C8"/>
    <w:rsid w:val="00EA7295"/>
    <w:rsid w:val="00EA793C"/>
    <w:rsid w:val="00EB1115"/>
    <w:rsid w:val="00EB14F6"/>
    <w:rsid w:val="00EB1AD4"/>
    <w:rsid w:val="00EB1F52"/>
    <w:rsid w:val="00EB2CB7"/>
    <w:rsid w:val="00EB324E"/>
    <w:rsid w:val="00EB3545"/>
    <w:rsid w:val="00EB3741"/>
    <w:rsid w:val="00EB3B38"/>
    <w:rsid w:val="00EB4003"/>
    <w:rsid w:val="00EB4892"/>
    <w:rsid w:val="00EB48CB"/>
    <w:rsid w:val="00EB543E"/>
    <w:rsid w:val="00EB5F65"/>
    <w:rsid w:val="00EB6C8F"/>
    <w:rsid w:val="00EB6CDB"/>
    <w:rsid w:val="00EB6D1F"/>
    <w:rsid w:val="00EB6E8E"/>
    <w:rsid w:val="00EB715D"/>
    <w:rsid w:val="00EC03B9"/>
    <w:rsid w:val="00EC13D9"/>
    <w:rsid w:val="00EC1547"/>
    <w:rsid w:val="00EC1BC7"/>
    <w:rsid w:val="00EC2523"/>
    <w:rsid w:val="00EC27AE"/>
    <w:rsid w:val="00EC2AE9"/>
    <w:rsid w:val="00EC2C17"/>
    <w:rsid w:val="00EC30D7"/>
    <w:rsid w:val="00EC37CF"/>
    <w:rsid w:val="00EC418D"/>
    <w:rsid w:val="00EC4755"/>
    <w:rsid w:val="00EC4945"/>
    <w:rsid w:val="00EC4A9E"/>
    <w:rsid w:val="00EC5976"/>
    <w:rsid w:val="00EC5ECE"/>
    <w:rsid w:val="00EC66D7"/>
    <w:rsid w:val="00EC67CA"/>
    <w:rsid w:val="00EC6F36"/>
    <w:rsid w:val="00EC7226"/>
    <w:rsid w:val="00EC7F4C"/>
    <w:rsid w:val="00ED038F"/>
    <w:rsid w:val="00ED08D6"/>
    <w:rsid w:val="00ED10A4"/>
    <w:rsid w:val="00ED210A"/>
    <w:rsid w:val="00ED280F"/>
    <w:rsid w:val="00ED2D9E"/>
    <w:rsid w:val="00ED3272"/>
    <w:rsid w:val="00ED364A"/>
    <w:rsid w:val="00ED3AD2"/>
    <w:rsid w:val="00ED422B"/>
    <w:rsid w:val="00ED4D32"/>
    <w:rsid w:val="00ED5B55"/>
    <w:rsid w:val="00ED6040"/>
    <w:rsid w:val="00ED6189"/>
    <w:rsid w:val="00ED6362"/>
    <w:rsid w:val="00ED6403"/>
    <w:rsid w:val="00ED6FA0"/>
    <w:rsid w:val="00ED77BA"/>
    <w:rsid w:val="00EE028E"/>
    <w:rsid w:val="00EE0616"/>
    <w:rsid w:val="00EE08BC"/>
    <w:rsid w:val="00EE153C"/>
    <w:rsid w:val="00EE1909"/>
    <w:rsid w:val="00EE2FB2"/>
    <w:rsid w:val="00EE32F8"/>
    <w:rsid w:val="00EE3377"/>
    <w:rsid w:val="00EE3979"/>
    <w:rsid w:val="00EE3F5A"/>
    <w:rsid w:val="00EE3FDF"/>
    <w:rsid w:val="00EE4864"/>
    <w:rsid w:val="00EE555F"/>
    <w:rsid w:val="00EE57A5"/>
    <w:rsid w:val="00EE5C5E"/>
    <w:rsid w:val="00EE623F"/>
    <w:rsid w:val="00EE7549"/>
    <w:rsid w:val="00EE7D9B"/>
    <w:rsid w:val="00EF0E90"/>
    <w:rsid w:val="00EF10D8"/>
    <w:rsid w:val="00EF1F1F"/>
    <w:rsid w:val="00EF23B1"/>
    <w:rsid w:val="00EF335C"/>
    <w:rsid w:val="00EF372C"/>
    <w:rsid w:val="00EF3B29"/>
    <w:rsid w:val="00EF3C13"/>
    <w:rsid w:val="00EF3F32"/>
    <w:rsid w:val="00EF4438"/>
    <w:rsid w:val="00EF4C22"/>
    <w:rsid w:val="00EF5428"/>
    <w:rsid w:val="00EF6307"/>
    <w:rsid w:val="00EF72F9"/>
    <w:rsid w:val="00F003F2"/>
    <w:rsid w:val="00F00CE4"/>
    <w:rsid w:val="00F01896"/>
    <w:rsid w:val="00F01B0E"/>
    <w:rsid w:val="00F01F9D"/>
    <w:rsid w:val="00F02006"/>
    <w:rsid w:val="00F02346"/>
    <w:rsid w:val="00F02E5B"/>
    <w:rsid w:val="00F032DD"/>
    <w:rsid w:val="00F053E7"/>
    <w:rsid w:val="00F06484"/>
    <w:rsid w:val="00F07068"/>
    <w:rsid w:val="00F07C56"/>
    <w:rsid w:val="00F105EF"/>
    <w:rsid w:val="00F11143"/>
    <w:rsid w:val="00F112F2"/>
    <w:rsid w:val="00F115DA"/>
    <w:rsid w:val="00F12131"/>
    <w:rsid w:val="00F1256C"/>
    <w:rsid w:val="00F12937"/>
    <w:rsid w:val="00F13E41"/>
    <w:rsid w:val="00F14463"/>
    <w:rsid w:val="00F1533D"/>
    <w:rsid w:val="00F16093"/>
    <w:rsid w:val="00F169A2"/>
    <w:rsid w:val="00F16CFC"/>
    <w:rsid w:val="00F177D6"/>
    <w:rsid w:val="00F17B3B"/>
    <w:rsid w:val="00F20451"/>
    <w:rsid w:val="00F208C7"/>
    <w:rsid w:val="00F20ADA"/>
    <w:rsid w:val="00F20CE5"/>
    <w:rsid w:val="00F20DA9"/>
    <w:rsid w:val="00F21065"/>
    <w:rsid w:val="00F22408"/>
    <w:rsid w:val="00F224BD"/>
    <w:rsid w:val="00F225C1"/>
    <w:rsid w:val="00F230FB"/>
    <w:rsid w:val="00F23B6A"/>
    <w:rsid w:val="00F23EAC"/>
    <w:rsid w:val="00F24016"/>
    <w:rsid w:val="00F246EE"/>
    <w:rsid w:val="00F24B44"/>
    <w:rsid w:val="00F24C6C"/>
    <w:rsid w:val="00F252FB"/>
    <w:rsid w:val="00F255ED"/>
    <w:rsid w:val="00F256F8"/>
    <w:rsid w:val="00F259AD"/>
    <w:rsid w:val="00F26316"/>
    <w:rsid w:val="00F27355"/>
    <w:rsid w:val="00F273F1"/>
    <w:rsid w:val="00F276D4"/>
    <w:rsid w:val="00F27AD8"/>
    <w:rsid w:val="00F30399"/>
    <w:rsid w:val="00F307A7"/>
    <w:rsid w:val="00F33618"/>
    <w:rsid w:val="00F34BBA"/>
    <w:rsid w:val="00F3552B"/>
    <w:rsid w:val="00F363FD"/>
    <w:rsid w:val="00F36CA7"/>
    <w:rsid w:val="00F37059"/>
    <w:rsid w:val="00F37CE9"/>
    <w:rsid w:val="00F37FEF"/>
    <w:rsid w:val="00F42659"/>
    <w:rsid w:val="00F44AAF"/>
    <w:rsid w:val="00F44CF4"/>
    <w:rsid w:val="00F44D61"/>
    <w:rsid w:val="00F45254"/>
    <w:rsid w:val="00F45545"/>
    <w:rsid w:val="00F46730"/>
    <w:rsid w:val="00F472FD"/>
    <w:rsid w:val="00F47526"/>
    <w:rsid w:val="00F4778A"/>
    <w:rsid w:val="00F50463"/>
    <w:rsid w:val="00F506BF"/>
    <w:rsid w:val="00F50EDC"/>
    <w:rsid w:val="00F5118D"/>
    <w:rsid w:val="00F515A7"/>
    <w:rsid w:val="00F51B3A"/>
    <w:rsid w:val="00F525C1"/>
    <w:rsid w:val="00F52ABF"/>
    <w:rsid w:val="00F52D0A"/>
    <w:rsid w:val="00F530D6"/>
    <w:rsid w:val="00F5338C"/>
    <w:rsid w:val="00F53EEF"/>
    <w:rsid w:val="00F5490A"/>
    <w:rsid w:val="00F54D60"/>
    <w:rsid w:val="00F54DFB"/>
    <w:rsid w:val="00F554CA"/>
    <w:rsid w:val="00F56D39"/>
    <w:rsid w:val="00F577E7"/>
    <w:rsid w:val="00F57CD2"/>
    <w:rsid w:val="00F57EBB"/>
    <w:rsid w:val="00F57F0A"/>
    <w:rsid w:val="00F60310"/>
    <w:rsid w:val="00F61C89"/>
    <w:rsid w:val="00F6239E"/>
    <w:rsid w:val="00F6251B"/>
    <w:rsid w:val="00F62FCE"/>
    <w:rsid w:val="00F63073"/>
    <w:rsid w:val="00F63679"/>
    <w:rsid w:val="00F63D81"/>
    <w:rsid w:val="00F6464D"/>
    <w:rsid w:val="00F64927"/>
    <w:rsid w:val="00F64F69"/>
    <w:rsid w:val="00F650EC"/>
    <w:rsid w:val="00F663EF"/>
    <w:rsid w:val="00F66526"/>
    <w:rsid w:val="00F66666"/>
    <w:rsid w:val="00F67227"/>
    <w:rsid w:val="00F6792A"/>
    <w:rsid w:val="00F67EDB"/>
    <w:rsid w:val="00F702DB"/>
    <w:rsid w:val="00F70709"/>
    <w:rsid w:val="00F70ABB"/>
    <w:rsid w:val="00F71F8C"/>
    <w:rsid w:val="00F722E3"/>
    <w:rsid w:val="00F72ADC"/>
    <w:rsid w:val="00F7339D"/>
    <w:rsid w:val="00F73667"/>
    <w:rsid w:val="00F73C00"/>
    <w:rsid w:val="00F73DAB"/>
    <w:rsid w:val="00F7460C"/>
    <w:rsid w:val="00F7524D"/>
    <w:rsid w:val="00F754A6"/>
    <w:rsid w:val="00F755EB"/>
    <w:rsid w:val="00F75613"/>
    <w:rsid w:val="00F76199"/>
    <w:rsid w:val="00F76217"/>
    <w:rsid w:val="00F769F5"/>
    <w:rsid w:val="00F76B9D"/>
    <w:rsid w:val="00F776E4"/>
    <w:rsid w:val="00F7781C"/>
    <w:rsid w:val="00F7795B"/>
    <w:rsid w:val="00F8073E"/>
    <w:rsid w:val="00F80D85"/>
    <w:rsid w:val="00F812F0"/>
    <w:rsid w:val="00F81780"/>
    <w:rsid w:val="00F823D2"/>
    <w:rsid w:val="00F82B24"/>
    <w:rsid w:val="00F8345D"/>
    <w:rsid w:val="00F8359D"/>
    <w:rsid w:val="00F843E7"/>
    <w:rsid w:val="00F84B80"/>
    <w:rsid w:val="00F8545D"/>
    <w:rsid w:val="00F85FCC"/>
    <w:rsid w:val="00F86B26"/>
    <w:rsid w:val="00F8706B"/>
    <w:rsid w:val="00F875C0"/>
    <w:rsid w:val="00F876B3"/>
    <w:rsid w:val="00F877BE"/>
    <w:rsid w:val="00F877C5"/>
    <w:rsid w:val="00F87805"/>
    <w:rsid w:val="00F87AF9"/>
    <w:rsid w:val="00F87CD5"/>
    <w:rsid w:val="00F87DC9"/>
    <w:rsid w:val="00F90185"/>
    <w:rsid w:val="00F905A2"/>
    <w:rsid w:val="00F90E0B"/>
    <w:rsid w:val="00F914EC"/>
    <w:rsid w:val="00F91CEE"/>
    <w:rsid w:val="00F92DC7"/>
    <w:rsid w:val="00F93ECA"/>
    <w:rsid w:val="00F94699"/>
    <w:rsid w:val="00F947A1"/>
    <w:rsid w:val="00F9496A"/>
    <w:rsid w:val="00F95D3B"/>
    <w:rsid w:val="00F96137"/>
    <w:rsid w:val="00F96479"/>
    <w:rsid w:val="00F96F02"/>
    <w:rsid w:val="00F9718A"/>
    <w:rsid w:val="00F979BE"/>
    <w:rsid w:val="00F97BA2"/>
    <w:rsid w:val="00FA054A"/>
    <w:rsid w:val="00FA0B16"/>
    <w:rsid w:val="00FA0DF7"/>
    <w:rsid w:val="00FA1E77"/>
    <w:rsid w:val="00FA207F"/>
    <w:rsid w:val="00FA36FB"/>
    <w:rsid w:val="00FA449E"/>
    <w:rsid w:val="00FA4674"/>
    <w:rsid w:val="00FA4F58"/>
    <w:rsid w:val="00FA4FB0"/>
    <w:rsid w:val="00FA629B"/>
    <w:rsid w:val="00FA6751"/>
    <w:rsid w:val="00FA7AF4"/>
    <w:rsid w:val="00FA7D49"/>
    <w:rsid w:val="00FB098B"/>
    <w:rsid w:val="00FB0A4D"/>
    <w:rsid w:val="00FB0E47"/>
    <w:rsid w:val="00FB1047"/>
    <w:rsid w:val="00FB1458"/>
    <w:rsid w:val="00FB2395"/>
    <w:rsid w:val="00FB2656"/>
    <w:rsid w:val="00FB2DDF"/>
    <w:rsid w:val="00FB301A"/>
    <w:rsid w:val="00FB31B4"/>
    <w:rsid w:val="00FB45EA"/>
    <w:rsid w:val="00FB4982"/>
    <w:rsid w:val="00FB4B28"/>
    <w:rsid w:val="00FB4B3E"/>
    <w:rsid w:val="00FB4D1A"/>
    <w:rsid w:val="00FB4D90"/>
    <w:rsid w:val="00FB5335"/>
    <w:rsid w:val="00FB563A"/>
    <w:rsid w:val="00FB5A60"/>
    <w:rsid w:val="00FB66EE"/>
    <w:rsid w:val="00FB6811"/>
    <w:rsid w:val="00FB69EE"/>
    <w:rsid w:val="00FB6B52"/>
    <w:rsid w:val="00FB701B"/>
    <w:rsid w:val="00FB7393"/>
    <w:rsid w:val="00FB74C8"/>
    <w:rsid w:val="00FC03DD"/>
    <w:rsid w:val="00FC088B"/>
    <w:rsid w:val="00FC0A60"/>
    <w:rsid w:val="00FC0C46"/>
    <w:rsid w:val="00FC10E6"/>
    <w:rsid w:val="00FC1384"/>
    <w:rsid w:val="00FC1592"/>
    <w:rsid w:val="00FC1780"/>
    <w:rsid w:val="00FC1F5C"/>
    <w:rsid w:val="00FC2E66"/>
    <w:rsid w:val="00FC3184"/>
    <w:rsid w:val="00FC3228"/>
    <w:rsid w:val="00FC3A95"/>
    <w:rsid w:val="00FC50D0"/>
    <w:rsid w:val="00FC53F7"/>
    <w:rsid w:val="00FC58BC"/>
    <w:rsid w:val="00FC63B8"/>
    <w:rsid w:val="00FC6591"/>
    <w:rsid w:val="00FC6A7C"/>
    <w:rsid w:val="00FC7412"/>
    <w:rsid w:val="00FC7778"/>
    <w:rsid w:val="00FD0A1A"/>
    <w:rsid w:val="00FD0DDB"/>
    <w:rsid w:val="00FD146B"/>
    <w:rsid w:val="00FD1871"/>
    <w:rsid w:val="00FD1D4D"/>
    <w:rsid w:val="00FD232B"/>
    <w:rsid w:val="00FD384E"/>
    <w:rsid w:val="00FD3DAE"/>
    <w:rsid w:val="00FD4E0E"/>
    <w:rsid w:val="00FD597C"/>
    <w:rsid w:val="00FD59F9"/>
    <w:rsid w:val="00FD62B2"/>
    <w:rsid w:val="00FD6E6E"/>
    <w:rsid w:val="00FD71FD"/>
    <w:rsid w:val="00FE01BF"/>
    <w:rsid w:val="00FE0365"/>
    <w:rsid w:val="00FE042C"/>
    <w:rsid w:val="00FE1F82"/>
    <w:rsid w:val="00FE3896"/>
    <w:rsid w:val="00FE39D1"/>
    <w:rsid w:val="00FE3B77"/>
    <w:rsid w:val="00FE439F"/>
    <w:rsid w:val="00FE455B"/>
    <w:rsid w:val="00FE480B"/>
    <w:rsid w:val="00FE4EE3"/>
    <w:rsid w:val="00FE507C"/>
    <w:rsid w:val="00FE6D76"/>
    <w:rsid w:val="00FE6FF8"/>
    <w:rsid w:val="00FE7C90"/>
    <w:rsid w:val="00FF0DB0"/>
    <w:rsid w:val="00FF1378"/>
    <w:rsid w:val="00FF2C06"/>
    <w:rsid w:val="00FF2C29"/>
    <w:rsid w:val="00FF3487"/>
    <w:rsid w:val="00FF3E3B"/>
    <w:rsid w:val="00FF3F5C"/>
    <w:rsid w:val="00FF4257"/>
    <w:rsid w:val="00FF4373"/>
    <w:rsid w:val="00FF4672"/>
    <w:rsid w:val="00FF4861"/>
    <w:rsid w:val="00FF4CB9"/>
    <w:rsid w:val="00FF4D90"/>
    <w:rsid w:val="00FF51BD"/>
    <w:rsid w:val="00FF5CBE"/>
    <w:rsid w:val="00FF5EAF"/>
    <w:rsid w:val="00FF5F1C"/>
    <w:rsid w:val="00FF6025"/>
    <w:rsid w:val="00FF67A4"/>
    <w:rsid w:val="00FF6D09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8429A5"/>
  <w15:docId w15:val="{0C132364-9A5B-4554-8CA6-7EBEF9A49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6C9A"/>
    <w:pPr>
      <w:spacing w:after="120"/>
      <w:ind w:firstLine="680"/>
      <w:jc w:val="both"/>
    </w:pPr>
    <w:rPr>
      <w:rFonts w:asciiTheme="minorHAnsi" w:hAnsiTheme="minorHAnsi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9F57F5"/>
    <w:pPr>
      <w:keepNext/>
      <w:numPr>
        <w:numId w:val="2"/>
      </w:numPr>
      <w:tabs>
        <w:tab w:val="left" w:pos="680"/>
      </w:tabs>
      <w:spacing w:before="360" w:after="240"/>
      <w:outlineLvl w:val="0"/>
    </w:pPr>
    <w:rPr>
      <w:rFonts w:cs="Arial"/>
      <w:b/>
      <w:bCs/>
      <w:color w:val="C00000"/>
      <w:kern w:val="32"/>
      <w:sz w:val="40"/>
      <w:szCs w:val="32"/>
    </w:rPr>
  </w:style>
  <w:style w:type="paragraph" w:styleId="Heading2">
    <w:name w:val="heading 2"/>
    <w:basedOn w:val="Normal"/>
    <w:next w:val="Normal"/>
    <w:link w:val="Heading2Char"/>
    <w:autoRedefine/>
    <w:qFormat/>
    <w:rsid w:val="00A32F7B"/>
    <w:pPr>
      <w:keepNext/>
      <w:numPr>
        <w:ilvl w:val="1"/>
        <w:numId w:val="2"/>
      </w:numPr>
      <w:spacing w:before="240" w:after="240"/>
      <w:jc w:val="left"/>
      <w:outlineLvl w:val="1"/>
    </w:pPr>
    <w:rPr>
      <w:rFonts w:ascii="Calibri" w:hAnsi="Calibri" w:cs="Arial"/>
      <w:b/>
      <w:bCs/>
      <w:iCs/>
      <w:color w:val="C00000"/>
      <w:sz w:val="34"/>
      <w:szCs w:val="28"/>
      <w:lang w:val="sr-Latn-RS"/>
    </w:rPr>
  </w:style>
  <w:style w:type="paragraph" w:styleId="Heading3">
    <w:name w:val="heading 3"/>
    <w:basedOn w:val="Normal"/>
    <w:next w:val="Normal"/>
    <w:link w:val="Heading3Char"/>
    <w:autoRedefine/>
    <w:qFormat/>
    <w:rsid w:val="0095150F"/>
    <w:pPr>
      <w:keepNext/>
      <w:numPr>
        <w:ilvl w:val="2"/>
        <w:numId w:val="2"/>
      </w:numPr>
      <w:tabs>
        <w:tab w:val="num" w:pos="1077"/>
      </w:tabs>
      <w:spacing w:before="120"/>
      <w:outlineLvl w:val="2"/>
    </w:pPr>
    <w:rPr>
      <w:rFonts w:cs="Arial"/>
      <w:b/>
      <w:bCs/>
      <w:color w:val="C00000"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autoRedefine/>
    <w:qFormat/>
    <w:rsid w:val="0058723D"/>
    <w:pPr>
      <w:keepNext/>
      <w:numPr>
        <w:ilvl w:val="3"/>
        <w:numId w:val="2"/>
      </w:numPr>
      <w:tabs>
        <w:tab w:val="left" w:pos="709"/>
      </w:tabs>
      <w:spacing w:before="240"/>
      <w:outlineLvl w:val="3"/>
    </w:pPr>
    <w:rPr>
      <w:rFonts w:ascii="Calibri" w:hAnsi="Calibri"/>
      <w:b/>
      <w:bCs/>
      <w:color w:val="C00000"/>
      <w:szCs w:val="28"/>
    </w:rPr>
  </w:style>
  <w:style w:type="paragraph" w:styleId="Heading5">
    <w:name w:val="heading 5"/>
    <w:basedOn w:val="Normal"/>
    <w:next w:val="Normal"/>
    <w:link w:val="Heading5Char"/>
    <w:qFormat/>
    <w:rsid w:val="000A37EC"/>
    <w:pPr>
      <w:numPr>
        <w:ilvl w:val="4"/>
        <w:numId w:val="2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D8193D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D8193D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link w:val="Heading8Char"/>
    <w:qFormat/>
    <w:rsid w:val="00D8193D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D8193D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autoRedefine/>
    <w:rsid w:val="00AB759A"/>
    <w:pPr>
      <w:pBdr>
        <w:bottom w:val="single" w:sz="4" w:space="1" w:color="auto"/>
      </w:pBdr>
      <w:tabs>
        <w:tab w:val="center" w:pos="9000"/>
      </w:tabs>
      <w:spacing w:after="240"/>
      <w:ind w:firstLine="0"/>
      <w:jc w:val="center"/>
    </w:pPr>
    <w:rPr>
      <w:rFonts w:ascii="Calibri" w:hAnsi="Calibri" w:cs="Tahoma"/>
      <w:i/>
      <w:sz w:val="16"/>
      <w:szCs w:val="16"/>
    </w:rPr>
  </w:style>
  <w:style w:type="paragraph" w:styleId="Footer">
    <w:name w:val="footer"/>
    <w:basedOn w:val="Normal"/>
    <w:link w:val="FooterChar"/>
    <w:autoRedefine/>
    <w:rsid w:val="000B2DA7"/>
    <w:pPr>
      <w:tabs>
        <w:tab w:val="center" w:pos="4320"/>
        <w:tab w:val="right" w:pos="8640"/>
      </w:tabs>
      <w:spacing w:after="0"/>
      <w:ind w:firstLine="0"/>
      <w:jc w:val="center"/>
    </w:pPr>
    <w:rPr>
      <w:rFonts w:ascii="Calibri" w:hAnsi="Calibri"/>
      <w:noProof/>
      <w:sz w:val="16"/>
      <w:szCs w:val="16"/>
      <w:lang w:val="sr-Latn-CS"/>
    </w:rPr>
  </w:style>
  <w:style w:type="table" w:styleId="TableGrid">
    <w:name w:val="Table Grid"/>
    <w:basedOn w:val="TableNormal"/>
    <w:uiPriority w:val="39"/>
    <w:rsid w:val="003F19AB"/>
    <w:rPr>
      <w:rFonts w:ascii="Arial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Main">
    <w:name w:val="Title (Main)"/>
    <w:basedOn w:val="Normal"/>
    <w:autoRedefine/>
    <w:rsid w:val="0033691D"/>
    <w:pPr>
      <w:tabs>
        <w:tab w:val="left" w:pos="-3240"/>
      </w:tabs>
      <w:ind w:firstLine="0"/>
      <w:jc w:val="left"/>
    </w:pPr>
    <w:rPr>
      <w:b/>
      <w:color w:val="C00000"/>
      <w:sz w:val="52"/>
      <w:szCs w:val="52"/>
    </w:rPr>
  </w:style>
  <w:style w:type="character" w:customStyle="1" w:styleId="TitleSmall">
    <w:name w:val="Title (Small)"/>
    <w:basedOn w:val="DefaultParagraphFont"/>
    <w:rsid w:val="003529F0"/>
    <w:rPr>
      <w:rFonts w:ascii="Arial" w:hAnsi="Arial"/>
      <w:b/>
      <w:bCs/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rsid w:val="00BF084F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886FC3"/>
    <w:pPr>
      <w:tabs>
        <w:tab w:val="left" w:pos="1440"/>
        <w:tab w:val="right" w:leader="dot" w:pos="9017"/>
      </w:tabs>
      <w:spacing w:after="0"/>
      <w:ind w:left="24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886FC3"/>
    <w:pPr>
      <w:tabs>
        <w:tab w:val="left" w:pos="1920"/>
        <w:tab w:val="right" w:leader="dot" w:pos="9017"/>
      </w:tabs>
      <w:spacing w:after="0"/>
      <w:ind w:left="480" w:firstLine="690"/>
      <w:jc w:val="left"/>
    </w:pPr>
    <w:rPr>
      <w:i/>
      <w:iCs/>
      <w:sz w:val="20"/>
      <w:szCs w:val="20"/>
    </w:rPr>
  </w:style>
  <w:style w:type="paragraph" w:customStyle="1" w:styleId="Content">
    <w:name w:val="Content"/>
    <w:basedOn w:val="Normal"/>
    <w:autoRedefine/>
    <w:qFormat/>
    <w:rsid w:val="006E1D73"/>
    <w:pPr>
      <w:spacing w:before="120"/>
      <w:ind w:firstLine="720"/>
    </w:pPr>
  </w:style>
  <w:style w:type="character" w:styleId="Hyperlink">
    <w:name w:val="Hyperlink"/>
    <w:basedOn w:val="DefaultParagraphFont"/>
    <w:uiPriority w:val="99"/>
    <w:rsid w:val="00EE7549"/>
    <w:rPr>
      <w:color w:val="0000FF"/>
      <w:u w:val="single"/>
    </w:rPr>
  </w:style>
  <w:style w:type="character" w:styleId="PageNumber">
    <w:name w:val="page number"/>
    <w:basedOn w:val="DefaultParagraphFont"/>
    <w:rsid w:val="003F19AB"/>
    <w:rPr>
      <w:rFonts w:ascii="Arial" w:hAnsi="Arial"/>
      <w:sz w:val="20"/>
    </w:rPr>
  </w:style>
  <w:style w:type="paragraph" w:customStyle="1" w:styleId="AgreementPoint">
    <w:name w:val="Agreement Point"/>
    <w:basedOn w:val="Normal"/>
    <w:autoRedefine/>
    <w:rsid w:val="003529F0"/>
    <w:pPr>
      <w:spacing w:before="240"/>
      <w:jc w:val="center"/>
    </w:pPr>
    <w:rPr>
      <w:rFonts w:cs="Arial"/>
      <w:szCs w:val="20"/>
    </w:rPr>
  </w:style>
  <w:style w:type="paragraph" w:customStyle="1" w:styleId="AgreementTitle">
    <w:name w:val="Agreement Title"/>
    <w:basedOn w:val="Heading1"/>
    <w:autoRedefine/>
    <w:rsid w:val="003529F0"/>
    <w:pPr>
      <w:spacing w:after="360"/>
      <w:jc w:val="center"/>
    </w:pPr>
    <w:rPr>
      <w:bCs w:val="0"/>
      <w:kern w:val="0"/>
      <w:sz w:val="24"/>
      <w:szCs w:val="20"/>
    </w:rPr>
  </w:style>
  <w:style w:type="paragraph" w:customStyle="1" w:styleId="AgreementSubtitle">
    <w:name w:val="Agreement Subtitle"/>
    <w:basedOn w:val="Heading5"/>
    <w:autoRedefine/>
    <w:rsid w:val="003529F0"/>
    <w:pPr>
      <w:keepNext/>
      <w:spacing w:before="360" w:after="360"/>
      <w:jc w:val="center"/>
    </w:pPr>
    <w:rPr>
      <w:rFonts w:cs="Arial"/>
      <w:bCs w:val="0"/>
      <w:i w:val="0"/>
      <w:iCs w:val="0"/>
      <w:szCs w:val="20"/>
    </w:rPr>
  </w:style>
  <w:style w:type="paragraph" w:customStyle="1" w:styleId="SubtitleMain">
    <w:name w:val="Subtitle (Main)"/>
    <w:basedOn w:val="TitleMain"/>
    <w:autoRedefine/>
    <w:rsid w:val="00D80473"/>
    <w:pPr>
      <w:spacing w:after="0"/>
    </w:pPr>
    <w:rPr>
      <w:sz w:val="24"/>
      <w:szCs w:val="24"/>
      <w:lang w:val="sr-Latn-RS"/>
    </w:rPr>
  </w:style>
  <w:style w:type="paragraph" w:customStyle="1" w:styleId="ContentAgreement">
    <w:name w:val="Content (Agreement)"/>
    <w:basedOn w:val="Content"/>
    <w:autoRedefine/>
    <w:rsid w:val="003529F0"/>
    <w:pPr>
      <w:ind w:firstLine="0"/>
    </w:pPr>
  </w:style>
  <w:style w:type="paragraph" w:styleId="BodyTextIndent3">
    <w:name w:val="Body Text Indent 3"/>
    <w:basedOn w:val="Normal"/>
    <w:rsid w:val="00A25C81"/>
    <w:pPr>
      <w:ind w:left="360"/>
      <w:jc w:val="left"/>
    </w:pPr>
    <w:rPr>
      <w:rFonts w:ascii="Times New Roman" w:hAnsi="Times New Roman"/>
      <w:sz w:val="16"/>
      <w:szCs w:val="16"/>
    </w:rPr>
  </w:style>
  <w:style w:type="character" w:styleId="CommentReference">
    <w:name w:val="annotation reference"/>
    <w:basedOn w:val="DefaultParagraphFont"/>
    <w:rsid w:val="00B85297"/>
    <w:rPr>
      <w:sz w:val="16"/>
      <w:szCs w:val="16"/>
    </w:rPr>
  </w:style>
  <w:style w:type="paragraph" w:styleId="CommentText">
    <w:name w:val="annotation text"/>
    <w:basedOn w:val="Normal"/>
    <w:link w:val="CommentTextChar"/>
    <w:rsid w:val="00B85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85297"/>
    <w:rPr>
      <w:rFonts w:ascii="Arial" w:hAnsi="Arial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B85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85297"/>
    <w:rPr>
      <w:rFonts w:ascii="Arial" w:hAnsi="Arial"/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B85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85297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link w:val="ListParagraphChar"/>
    <w:uiPriority w:val="34"/>
    <w:qFormat/>
    <w:rsid w:val="005543FA"/>
    <w:pPr>
      <w:spacing w:after="200" w:line="276" w:lineRule="auto"/>
      <w:ind w:left="720"/>
      <w:contextualSpacing/>
      <w:jc w:val="left"/>
    </w:pPr>
    <w:rPr>
      <w:rFonts w:ascii="Calibri" w:hAnsi="Calibri"/>
      <w:sz w:val="22"/>
      <w:szCs w:val="22"/>
      <w:lang w:eastAsia="zh-CN"/>
    </w:rPr>
  </w:style>
  <w:style w:type="character" w:customStyle="1" w:styleId="Heading1Char">
    <w:name w:val="Heading 1 Char"/>
    <w:basedOn w:val="DefaultParagraphFont"/>
    <w:link w:val="Heading1"/>
    <w:rsid w:val="009F57F5"/>
    <w:rPr>
      <w:rFonts w:asciiTheme="minorHAnsi" w:hAnsiTheme="minorHAnsi" w:cs="Arial"/>
      <w:b/>
      <w:bCs/>
      <w:color w:val="C00000"/>
      <w:kern w:val="32"/>
      <w:sz w:val="40"/>
      <w:szCs w:val="32"/>
    </w:rPr>
  </w:style>
  <w:style w:type="character" w:customStyle="1" w:styleId="Heading2Char">
    <w:name w:val="Heading 2 Char"/>
    <w:basedOn w:val="DefaultParagraphFont"/>
    <w:link w:val="Heading2"/>
    <w:rsid w:val="00A32F7B"/>
    <w:rPr>
      <w:rFonts w:ascii="Calibri" w:hAnsi="Calibri" w:cs="Arial"/>
      <w:b/>
      <w:bCs/>
      <w:iCs/>
      <w:color w:val="C00000"/>
      <w:sz w:val="34"/>
      <w:szCs w:val="28"/>
      <w:lang w:val="sr-Latn-RS"/>
    </w:rPr>
  </w:style>
  <w:style w:type="character" w:customStyle="1" w:styleId="Heading3Char">
    <w:name w:val="Heading 3 Char"/>
    <w:basedOn w:val="DefaultParagraphFont"/>
    <w:link w:val="Heading3"/>
    <w:rsid w:val="0095150F"/>
    <w:rPr>
      <w:rFonts w:asciiTheme="minorHAnsi" w:hAnsiTheme="minorHAnsi" w:cs="Arial"/>
      <w:b/>
      <w:bCs/>
      <w:color w:val="C00000"/>
      <w:sz w:val="28"/>
      <w:szCs w:val="28"/>
      <w:lang w:eastAsia="zh-CN"/>
    </w:rPr>
  </w:style>
  <w:style w:type="character" w:styleId="Emphasis">
    <w:name w:val="Emphasis"/>
    <w:basedOn w:val="DefaultParagraphFont"/>
    <w:qFormat/>
    <w:rsid w:val="00F50463"/>
    <w:rPr>
      <w:i/>
      <w:iCs/>
    </w:rPr>
  </w:style>
  <w:style w:type="paragraph" w:customStyle="1" w:styleId="FormHeader2">
    <w:name w:val="Form Header 2"/>
    <w:basedOn w:val="Normal"/>
    <w:rsid w:val="00F50463"/>
    <w:pPr>
      <w:keepNext/>
      <w:tabs>
        <w:tab w:val="right" w:pos="9923"/>
      </w:tabs>
      <w:spacing w:before="80" w:after="60"/>
      <w:jc w:val="left"/>
    </w:pPr>
    <w:rPr>
      <w:b/>
      <w:sz w:val="22"/>
      <w:szCs w:val="20"/>
      <w:lang w:eastAsia="de-DE"/>
    </w:rPr>
  </w:style>
  <w:style w:type="paragraph" w:customStyle="1" w:styleId="FormText">
    <w:name w:val="Form Text"/>
    <w:basedOn w:val="Normal"/>
    <w:rsid w:val="00F50463"/>
    <w:pPr>
      <w:tabs>
        <w:tab w:val="right" w:pos="9923"/>
      </w:tabs>
      <w:spacing w:before="120" w:after="80"/>
      <w:jc w:val="left"/>
    </w:pPr>
    <w:rPr>
      <w:sz w:val="22"/>
      <w:szCs w:val="20"/>
      <w:lang w:eastAsia="de-DE"/>
    </w:rPr>
  </w:style>
  <w:style w:type="paragraph" w:styleId="NormalWeb">
    <w:name w:val="Normal (Web)"/>
    <w:basedOn w:val="Normal"/>
    <w:uiPriority w:val="99"/>
    <w:unhideWhenUsed/>
    <w:rsid w:val="00367BE8"/>
    <w:pPr>
      <w:spacing w:before="100" w:beforeAutospacing="1" w:after="100" w:afterAutospacing="1"/>
      <w:jc w:val="left"/>
    </w:pPr>
    <w:rPr>
      <w:rFonts w:ascii="Times New Roman" w:hAnsi="Times New Roman"/>
      <w:lang w:val="sr-Latn-CS" w:eastAsia="sr-Latn-CS"/>
    </w:rPr>
  </w:style>
  <w:style w:type="paragraph" w:customStyle="1" w:styleId="first-para">
    <w:name w:val="first-para"/>
    <w:basedOn w:val="Normal"/>
    <w:rsid w:val="000F5487"/>
    <w:pPr>
      <w:spacing w:before="100" w:beforeAutospacing="1" w:after="100" w:afterAutospacing="1"/>
      <w:jc w:val="left"/>
    </w:pPr>
    <w:rPr>
      <w:rFonts w:ascii="Times New Roman" w:hAnsi="Times New Roman"/>
      <w:lang w:val="sr-Latn-CS" w:eastAsia="sr-Latn-CS"/>
    </w:rPr>
  </w:style>
  <w:style w:type="paragraph" w:styleId="Subtitle">
    <w:name w:val="Subtitle"/>
    <w:basedOn w:val="Normal"/>
    <w:next w:val="Normal"/>
    <w:link w:val="SubtitleChar"/>
    <w:qFormat/>
    <w:rsid w:val="003A57F8"/>
    <w:pPr>
      <w:numPr>
        <w:ilvl w:val="1"/>
      </w:numPr>
      <w:spacing w:before="240"/>
      <w:ind w:firstLine="680"/>
    </w:pPr>
    <w:rPr>
      <w:rFonts w:eastAsiaTheme="majorEastAsia" w:cstheme="majorBidi"/>
      <w:b/>
      <w:iCs/>
      <w:color w:val="C00000"/>
      <w:spacing w:val="15"/>
      <w:sz w:val="28"/>
    </w:rPr>
  </w:style>
  <w:style w:type="character" w:customStyle="1" w:styleId="SubtitleChar">
    <w:name w:val="Subtitle Char"/>
    <w:basedOn w:val="DefaultParagraphFont"/>
    <w:link w:val="Subtitle"/>
    <w:rsid w:val="003A57F8"/>
    <w:rPr>
      <w:rFonts w:asciiTheme="minorHAnsi" w:eastAsiaTheme="majorEastAsia" w:hAnsiTheme="minorHAnsi" w:cstheme="majorBidi"/>
      <w:b/>
      <w:iCs/>
      <w:color w:val="C00000"/>
      <w:spacing w:val="15"/>
      <w:sz w:val="28"/>
      <w:szCs w:val="24"/>
    </w:rPr>
  </w:style>
  <w:style w:type="character" w:styleId="PlaceholderText">
    <w:name w:val="Placeholder Text"/>
    <w:basedOn w:val="DefaultParagraphFont"/>
    <w:uiPriority w:val="99"/>
    <w:semiHidden/>
    <w:rsid w:val="00BB5650"/>
    <w:rPr>
      <w:color w:val="808080"/>
    </w:rPr>
  </w:style>
  <w:style w:type="paragraph" w:styleId="Caption">
    <w:name w:val="caption"/>
    <w:basedOn w:val="Normal"/>
    <w:next w:val="Normal"/>
    <w:unhideWhenUsed/>
    <w:qFormat/>
    <w:rsid w:val="006714F7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Default">
    <w:name w:val="Default"/>
    <w:rsid w:val="00850034"/>
    <w:pPr>
      <w:autoSpaceDE w:val="0"/>
      <w:autoSpaceDN w:val="0"/>
      <w:adjustRightInd w:val="0"/>
    </w:pPr>
    <w:rPr>
      <w:rFonts w:ascii="Verdana" w:eastAsiaTheme="minorHAnsi" w:hAnsi="Verdana" w:cs="Verdana"/>
      <w:color w:val="000000"/>
      <w:sz w:val="24"/>
      <w:szCs w:val="24"/>
      <w:lang w:val="sr-Latn-RS"/>
    </w:rPr>
  </w:style>
  <w:style w:type="paragraph" w:styleId="Revision">
    <w:name w:val="Revision"/>
    <w:hidden/>
    <w:uiPriority w:val="99"/>
    <w:semiHidden/>
    <w:rsid w:val="00856E16"/>
    <w:rPr>
      <w:rFonts w:asciiTheme="minorHAnsi" w:hAnsiTheme="minorHAnsi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202240"/>
    <w:rPr>
      <w:rFonts w:ascii="Calibri" w:hAnsi="Calibri"/>
      <w:b/>
      <w:bCs/>
      <w:color w:val="C00000"/>
      <w:sz w:val="24"/>
      <w:szCs w:val="28"/>
    </w:rPr>
  </w:style>
  <w:style w:type="paragraph" w:customStyle="1" w:styleId="Appendix2">
    <w:name w:val="Appendix 2"/>
    <w:basedOn w:val="Heading2"/>
    <w:next w:val="Normal"/>
    <w:uiPriority w:val="99"/>
    <w:rsid w:val="00CF6E0F"/>
    <w:pPr>
      <w:numPr>
        <w:numId w:val="1"/>
      </w:numPr>
      <w:spacing w:before="120"/>
      <w:ind w:left="0" w:firstLine="0"/>
      <w:jc w:val="both"/>
    </w:pPr>
    <w:rPr>
      <w:rFonts w:ascii="Verdana" w:hAnsi="Verdana"/>
      <w:iCs w:val="0"/>
      <w:smallCaps/>
      <w:color w:val="0066A2"/>
      <w:sz w:val="30"/>
      <w:szCs w:val="30"/>
      <w:lang w:eastAsia="nl-NL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6E1D73"/>
    <w:rPr>
      <w:rFonts w:ascii="Calibri" w:hAnsi="Calibri"/>
      <w:sz w:val="22"/>
      <w:szCs w:val="22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4D11AF"/>
    <w:pPr>
      <w:spacing w:after="0"/>
      <w:ind w:left="72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D11AF"/>
    <w:pPr>
      <w:spacing w:after="0"/>
      <w:ind w:left="96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D11AF"/>
    <w:pPr>
      <w:spacing w:after="0"/>
      <w:ind w:left="12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D11AF"/>
    <w:pPr>
      <w:spacing w:after="0"/>
      <w:ind w:left="144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D11AF"/>
    <w:pPr>
      <w:spacing w:after="0"/>
      <w:ind w:left="168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D11AF"/>
    <w:pPr>
      <w:spacing w:after="0"/>
      <w:ind w:left="1920"/>
      <w:jc w:val="left"/>
    </w:pPr>
    <w:rPr>
      <w:sz w:val="18"/>
      <w:szCs w:val="18"/>
    </w:rPr>
  </w:style>
  <w:style w:type="character" w:customStyle="1" w:styleId="Heading5Char">
    <w:name w:val="Heading 5 Char"/>
    <w:basedOn w:val="DefaultParagraphFont"/>
    <w:link w:val="Heading5"/>
    <w:rsid w:val="00240C70"/>
    <w:rPr>
      <w:rFonts w:asciiTheme="minorHAnsi" w:hAnsiTheme="minorHAnsi"/>
      <w:b/>
      <w:bCs/>
      <w:i/>
      <w:iCs/>
      <w:sz w:val="24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240C70"/>
    <w:rPr>
      <w:rFonts w:ascii="Arial" w:hAnsi="Arial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rsid w:val="00776CA9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776CA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76CA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76CA9"/>
    <w:rPr>
      <w:rFonts w:asciiTheme="minorHAnsi" w:hAnsiTheme="minorHAns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rsid w:val="00AB759A"/>
    <w:rPr>
      <w:rFonts w:ascii="Calibri" w:hAnsi="Calibri" w:cs="Tahoma"/>
      <w:i/>
      <w:sz w:val="16"/>
      <w:szCs w:val="16"/>
    </w:rPr>
  </w:style>
  <w:style w:type="character" w:customStyle="1" w:styleId="FooterChar">
    <w:name w:val="Footer Char"/>
    <w:basedOn w:val="DefaultParagraphFont"/>
    <w:link w:val="Footer"/>
    <w:rsid w:val="00776CA9"/>
    <w:rPr>
      <w:rFonts w:ascii="Calibri" w:hAnsi="Calibri"/>
      <w:noProof/>
      <w:sz w:val="16"/>
      <w:szCs w:val="16"/>
      <w:lang w:val="sr-Latn-CS"/>
    </w:rPr>
  </w:style>
  <w:style w:type="paragraph" w:styleId="Title">
    <w:name w:val="Title"/>
    <w:basedOn w:val="Normal"/>
    <w:next w:val="Normal"/>
    <w:link w:val="TitleChar"/>
    <w:uiPriority w:val="10"/>
    <w:qFormat/>
    <w:rsid w:val="00776CA9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Grid2">
    <w:name w:val="Table Grid2"/>
    <w:basedOn w:val="TableNormal"/>
    <w:next w:val="TableGrid"/>
    <w:rsid w:val="009D7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B098B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semiHidden/>
    <w:unhideWhenUsed/>
    <w:rsid w:val="00421A53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21A53"/>
    <w:rPr>
      <w:rFonts w:asciiTheme="minorHAnsi" w:hAnsiTheme="minorHAnsi"/>
    </w:rPr>
  </w:style>
  <w:style w:type="character" w:styleId="FootnoteReference">
    <w:name w:val="footnote reference"/>
    <w:basedOn w:val="DefaultParagraphFont"/>
    <w:semiHidden/>
    <w:unhideWhenUsed/>
    <w:rsid w:val="00421A5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8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api.udruzenje-osiguravaca-srbije.com/api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https://testapi.udruzenje-osiguravaca-srbije.com/swagge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.udruzenje-osiguravaca-srbije.com/api/" TargetMode="Externa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Quiddita\Documents\QUIDDITA%20-%20Templates\%5b20070801%5d%20QUIDDITA%20-%20Template%20for%20External%20Document%20(SR)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21F8162D8D347D4AAE2066BDD02E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2F235-944B-4576-A8EE-8B644885C40A}"/>
      </w:docPartPr>
      <w:docPartBody>
        <w:p w:rsidR="004A22AA" w:rsidRDefault="004A22AA" w:rsidP="004A22AA">
          <w:pPr>
            <w:pStyle w:val="421F8162D8D347D4AAE2066BDD02EE61"/>
          </w:pPr>
          <w:r w:rsidRPr="000C755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 57">
    <w:altName w:val="Arial Narrow"/>
    <w:charset w:val="00"/>
    <w:family w:val="auto"/>
    <w:pitch w:val="variable"/>
    <w:sig w:usb0="00000001" w:usb1="00000000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68A"/>
    <w:rsid w:val="00004040"/>
    <w:rsid w:val="0000676F"/>
    <w:rsid w:val="000173DF"/>
    <w:rsid w:val="0003385F"/>
    <w:rsid w:val="00043D95"/>
    <w:rsid w:val="000947BC"/>
    <w:rsid w:val="001454C5"/>
    <w:rsid w:val="001532E6"/>
    <w:rsid w:val="0016731C"/>
    <w:rsid w:val="001D7098"/>
    <w:rsid w:val="001F2255"/>
    <w:rsid w:val="0027546F"/>
    <w:rsid w:val="002E39CA"/>
    <w:rsid w:val="002F1BBF"/>
    <w:rsid w:val="00327372"/>
    <w:rsid w:val="003609CA"/>
    <w:rsid w:val="00376283"/>
    <w:rsid w:val="0037732A"/>
    <w:rsid w:val="003A0D40"/>
    <w:rsid w:val="003C5059"/>
    <w:rsid w:val="004255FB"/>
    <w:rsid w:val="00447074"/>
    <w:rsid w:val="004661AF"/>
    <w:rsid w:val="00487E5E"/>
    <w:rsid w:val="00491F3F"/>
    <w:rsid w:val="004A22AA"/>
    <w:rsid w:val="004B3305"/>
    <w:rsid w:val="004D2132"/>
    <w:rsid w:val="004E6E8B"/>
    <w:rsid w:val="004F3D05"/>
    <w:rsid w:val="004F4908"/>
    <w:rsid w:val="005267F4"/>
    <w:rsid w:val="00547049"/>
    <w:rsid w:val="005627FA"/>
    <w:rsid w:val="00575BDB"/>
    <w:rsid w:val="00587C40"/>
    <w:rsid w:val="00596A47"/>
    <w:rsid w:val="005F7FF8"/>
    <w:rsid w:val="00621B80"/>
    <w:rsid w:val="00624717"/>
    <w:rsid w:val="0068561A"/>
    <w:rsid w:val="00693C6E"/>
    <w:rsid w:val="0070783B"/>
    <w:rsid w:val="00761A9C"/>
    <w:rsid w:val="007C33A1"/>
    <w:rsid w:val="007C4CF7"/>
    <w:rsid w:val="00815C27"/>
    <w:rsid w:val="00865449"/>
    <w:rsid w:val="008973BF"/>
    <w:rsid w:val="00912238"/>
    <w:rsid w:val="0094152C"/>
    <w:rsid w:val="00952C27"/>
    <w:rsid w:val="00962291"/>
    <w:rsid w:val="009654B2"/>
    <w:rsid w:val="0096652C"/>
    <w:rsid w:val="0098712E"/>
    <w:rsid w:val="009C100D"/>
    <w:rsid w:val="009E32CC"/>
    <w:rsid w:val="00A134E6"/>
    <w:rsid w:val="00A20670"/>
    <w:rsid w:val="00A36CA5"/>
    <w:rsid w:val="00A4503C"/>
    <w:rsid w:val="00AA14AF"/>
    <w:rsid w:val="00AB6E6B"/>
    <w:rsid w:val="00AC6CB6"/>
    <w:rsid w:val="00B23C37"/>
    <w:rsid w:val="00B2425E"/>
    <w:rsid w:val="00B506C3"/>
    <w:rsid w:val="00B83EAC"/>
    <w:rsid w:val="00B9159B"/>
    <w:rsid w:val="00B9768A"/>
    <w:rsid w:val="00BA0018"/>
    <w:rsid w:val="00BF093A"/>
    <w:rsid w:val="00C0543F"/>
    <w:rsid w:val="00C16375"/>
    <w:rsid w:val="00C51BE6"/>
    <w:rsid w:val="00C63786"/>
    <w:rsid w:val="00C7132D"/>
    <w:rsid w:val="00C77FA4"/>
    <w:rsid w:val="00C8236C"/>
    <w:rsid w:val="00CD5B09"/>
    <w:rsid w:val="00CE0BB6"/>
    <w:rsid w:val="00CE372C"/>
    <w:rsid w:val="00CF17BC"/>
    <w:rsid w:val="00CF4185"/>
    <w:rsid w:val="00D047BF"/>
    <w:rsid w:val="00D42C2B"/>
    <w:rsid w:val="00D96BEF"/>
    <w:rsid w:val="00DC6AD9"/>
    <w:rsid w:val="00DD6C9E"/>
    <w:rsid w:val="00DF62C4"/>
    <w:rsid w:val="00E82755"/>
    <w:rsid w:val="00E930AF"/>
    <w:rsid w:val="00E93FE7"/>
    <w:rsid w:val="00EC4214"/>
    <w:rsid w:val="00F22833"/>
    <w:rsid w:val="00F2606C"/>
    <w:rsid w:val="00F334C9"/>
    <w:rsid w:val="00F434B5"/>
    <w:rsid w:val="00F51AC1"/>
    <w:rsid w:val="00F62316"/>
    <w:rsid w:val="00F863E5"/>
    <w:rsid w:val="00FA16DD"/>
    <w:rsid w:val="00FC5876"/>
    <w:rsid w:val="00FD1EB0"/>
    <w:rsid w:val="00FD659F"/>
    <w:rsid w:val="00FE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r-Latn-CS" w:eastAsia="sr-Latn-C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68A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22AA"/>
    <w:rPr>
      <w:color w:val="808080"/>
    </w:rPr>
  </w:style>
  <w:style w:type="paragraph" w:customStyle="1" w:styleId="C8CD05E236584A318E504D014D339E84">
    <w:name w:val="C8CD05E236584A318E504D014D339E84"/>
    <w:rsid w:val="007C4CF7"/>
    <w:pPr>
      <w:spacing w:after="160" w:line="259" w:lineRule="auto"/>
    </w:pPr>
    <w:rPr>
      <w:lang w:val="sr-Latn-RS" w:eastAsia="sr-Latn-RS"/>
    </w:rPr>
  </w:style>
  <w:style w:type="paragraph" w:customStyle="1" w:styleId="CC0D5AEA9DE44602B98EE55495812630">
    <w:name w:val="CC0D5AEA9DE44602B98EE55495812630"/>
    <w:rsid w:val="00DC6AD9"/>
    <w:pPr>
      <w:spacing w:after="160" w:line="259" w:lineRule="auto"/>
    </w:pPr>
    <w:rPr>
      <w:lang w:val="sr-Latn-RS" w:eastAsia="sr-Latn-RS"/>
    </w:rPr>
  </w:style>
  <w:style w:type="paragraph" w:customStyle="1" w:styleId="2B6ABF9F29BF44CF855A2879FC3D39FB">
    <w:name w:val="2B6ABF9F29BF44CF855A2879FC3D39FB"/>
    <w:rsid w:val="004255FB"/>
    <w:pPr>
      <w:spacing w:after="160" w:line="259" w:lineRule="auto"/>
    </w:pPr>
    <w:rPr>
      <w:lang w:val="sr-Latn-RS" w:eastAsia="sr-Latn-RS"/>
    </w:rPr>
  </w:style>
  <w:style w:type="paragraph" w:customStyle="1" w:styleId="F3DF72F551F74991919FEA90AC3E3241">
    <w:name w:val="F3DF72F551F74991919FEA90AC3E3241"/>
    <w:rsid w:val="004255FB"/>
    <w:pPr>
      <w:spacing w:after="160" w:line="259" w:lineRule="auto"/>
    </w:pPr>
    <w:rPr>
      <w:lang w:val="sr-Latn-RS" w:eastAsia="sr-Latn-RS"/>
    </w:rPr>
  </w:style>
  <w:style w:type="paragraph" w:customStyle="1" w:styleId="421F8162D8D347D4AAE2066BDD02EE61">
    <w:name w:val="421F8162D8D347D4AAE2066BDD02EE61"/>
    <w:rsid w:val="004A22AA"/>
    <w:pPr>
      <w:spacing w:after="160" w:line="259" w:lineRule="auto"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B1DF21-4D9C-4114-99E8-785A299F2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[20070801] QUIDDITA - Template for External Document (SR).dot</Template>
  <TotalTime>16682</TotalTime>
  <Pages>11</Pages>
  <Words>2433</Words>
  <Characters>13871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za korišćenje API servisa  Portala za Turističke agencije</vt:lpstr>
    </vt:vector>
  </TitlesOfParts>
  <Company>Quiddita d.o.o. Beograd</Company>
  <LinksUpToDate>false</LinksUpToDate>
  <CharactersWithSpaces>16272</CharactersWithSpaces>
  <SharedDoc>false</SharedDoc>
  <HLinks>
    <vt:vector size="204" baseType="variant">
      <vt:variant>
        <vt:i4>6160409</vt:i4>
      </vt:variant>
      <vt:variant>
        <vt:i4>195</vt:i4>
      </vt:variant>
      <vt:variant>
        <vt:i4>0</vt:i4>
      </vt:variant>
      <vt:variant>
        <vt:i4>5</vt:i4>
      </vt:variant>
      <vt:variant>
        <vt:lpwstr>http://www.osigurani.com/</vt:lpwstr>
      </vt:variant>
      <vt:variant>
        <vt:lpwstr/>
      </vt:variant>
      <vt:variant>
        <vt:i4>917509</vt:i4>
      </vt:variant>
      <vt:variant>
        <vt:i4>192</vt:i4>
      </vt:variant>
      <vt:variant>
        <vt:i4>0</vt:i4>
      </vt:variant>
      <vt:variant>
        <vt:i4>5</vt:i4>
      </vt:variant>
      <vt:variant>
        <vt:lpwstr>http://demo.quiddita.co.rs/csia/</vt:lpwstr>
      </vt:variant>
      <vt:variant>
        <vt:lpwstr/>
      </vt:variant>
      <vt:variant>
        <vt:i4>1114174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_Toc252277961</vt:lpwstr>
      </vt:variant>
      <vt:variant>
        <vt:i4>1114174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_Toc252277960</vt:lpwstr>
      </vt:variant>
      <vt:variant>
        <vt:i4>1179710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_Toc252277959</vt:lpwstr>
      </vt:variant>
      <vt:variant>
        <vt:i4>1179710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_Toc252277958</vt:lpwstr>
      </vt:variant>
      <vt:variant>
        <vt:i4>1179710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_Toc252277957</vt:lpwstr>
      </vt:variant>
      <vt:variant>
        <vt:i4>1179710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_Toc252277956</vt:lpwstr>
      </vt:variant>
      <vt:variant>
        <vt:i4>1179710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_Toc252277955</vt:lpwstr>
      </vt:variant>
      <vt:variant>
        <vt:i4>1179710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_Toc252277954</vt:lpwstr>
      </vt:variant>
      <vt:variant>
        <vt:i4>1179710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_Toc252277953</vt:lpwstr>
      </vt:variant>
      <vt:variant>
        <vt:i4>1179710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_Toc252277952</vt:lpwstr>
      </vt:variant>
      <vt:variant>
        <vt:i4>1179710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_Toc252277951</vt:lpwstr>
      </vt:variant>
      <vt:variant>
        <vt:i4>1179710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_Toc252277950</vt:lpwstr>
      </vt:variant>
      <vt:variant>
        <vt:i4>1245246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_Toc252277949</vt:lpwstr>
      </vt:variant>
      <vt:variant>
        <vt:i4>1245246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_Toc252277948</vt:lpwstr>
      </vt:variant>
      <vt:variant>
        <vt:i4>1245246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_Toc252277947</vt:lpwstr>
      </vt:variant>
      <vt:variant>
        <vt:i4>1245246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_Toc252277946</vt:lpwstr>
      </vt:variant>
      <vt:variant>
        <vt:i4>1245246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_Toc252277945</vt:lpwstr>
      </vt:variant>
      <vt:variant>
        <vt:i4>1245246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_Toc252277944</vt:lpwstr>
      </vt:variant>
      <vt:variant>
        <vt:i4>1245246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_Toc252277943</vt:lpwstr>
      </vt:variant>
      <vt:variant>
        <vt:i4>1245246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_Toc252277942</vt:lpwstr>
      </vt:variant>
      <vt:variant>
        <vt:i4>1245246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_Toc252277941</vt:lpwstr>
      </vt:variant>
      <vt:variant>
        <vt:i4>1245246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_Toc252277940</vt:lpwstr>
      </vt:variant>
      <vt:variant>
        <vt:i4>1310782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_Toc252277939</vt:lpwstr>
      </vt:variant>
      <vt:variant>
        <vt:i4>1310782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_Toc252277938</vt:lpwstr>
      </vt:variant>
      <vt:variant>
        <vt:i4>1310782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_Toc252277937</vt:lpwstr>
      </vt:variant>
      <vt:variant>
        <vt:i4>1310782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_Toc252277936</vt:lpwstr>
      </vt:variant>
      <vt:variant>
        <vt:i4>1310782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_Toc252277935</vt:lpwstr>
      </vt:variant>
      <vt:variant>
        <vt:i4>1310782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_Toc252277934</vt:lpwstr>
      </vt:variant>
      <vt:variant>
        <vt:i4>1310782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_Toc252277933</vt:lpwstr>
      </vt:variant>
      <vt:variant>
        <vt:i4>1310782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_Toc252277932</vt:lpwstr>
      </vt:variant>
      <vt:variant>
        <vt:i4>3407877</vt:i4>
      </vt:variant>
      <vt:variant>
        <vt:i4>6</vt:i4>
      </vt:variant>
      <vt:variant>
        <vt:i4>0</vt:i4>
      </vt:variant>
      <vt:variant>
        <vt:i4>5</vt:i4>
      </vt:variant>
      <vt:variant>
        <vt:lpwstr>mailto:voislav.galic@quiddita.co.rs</vt:lpwstr>
      </vt:variant>
      <vt:variant>
        <vt:lpwstr/>
      </vt:variant>
      <vt:variant>
        <vt:i4>3604501</vt:i4>
      </vt:variant>
      <vt:variant>
        <vt:i4>3</vt:i4>
      </vt:variant>
      <vt:variant>
        <vt:i4>0</vt:i4>
      </vt:variant>
      <vt:variant>
        <vt:i4>5</vt:i4>
      </vt:variant>
      <vt:variant>
        <vt:lpwstr>mailto:bojan.kovacev@quiddita.co.rs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za korišćenje API servisa  Portala za Turističke agencije</dc:title>
  <dc:creator>Voislav Galić</dc:creator>
  <cp:keywords>Specification, Dunav, Turističke agencije</cp:keywords>
  <cp:lastModifiedBy>Marin Markić</cp:lastModifiedBy>
  <cp:revision>911</cp:revision>
  <cp:lastPrinted>2017-09-26T08:01:00Z</cp:lastPrinted>
  <dcterms:created xsi:type="dcterms:W3CDTF">2017-10-12T09:35:00Z</dcterms:created>
  <dcterms:modified xsi:type="dcterms:W3CDTF">2020-03-18T10:51:00Z</dcterms:modified>
  <cp:category>Proposal</cp:category>
</cp:coreProperties>
</file>